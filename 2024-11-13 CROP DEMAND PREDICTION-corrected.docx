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38E085" w14:textId="77777777" w:rsidR="00A034E9" w:rsidRPr="00F12449" w:rsidRDefault="6487A6F1" w:rsidP="00A034E9">
      <w:pPr>
        <w:pStyle w:val="Heading1"/>
        <w:spacing w:before="0" w:after="0" w:line="240" w:lineRule="auto"/>
        <w:rPr>
          <w:color w:val="FFFFFF" w:themeColor="background1"/>
        </w:rPr>
      </w:pPr>
      <w:bookmarkStart w:id="0" w:name="_Toc171686362"/>
      <w:bookmarkStart w:id="1" w:name="_Hlk111216081"/>
      <w:r w:rsidRPr="00F12449">
        <w:rPr>
          <w:color w:val="FFFFFF" w:themeColor="background1"/>
        </w:rPr>
        <w:t>Title Page</w:t>
      </w:r>
      <w:bookmarkEnd w:id="0"/>
    </w:p>
    <w:commentRangeStart w:id="2"/>
    <w:p w14:paraId="07AFB999" w14:textId="1520A4A8" w:rsidR="00142CC8" w:rsidRPr="00F12449" w:rsidRDefault="00000000" w:rsidP="00142CC8">
      <w:pPr>
        <w:spacing w:before="0" w:after="0" w:line="360" w:lineRule="auto"/>
        <w:ind w:firstLine="0"/>
        <w:jc w:val="center"/>
        <w:rPr>
          <w:b/>
          <w:bCs/>
          <w:color w:val="000000"/>
          <w:sz w:val="36"/>
          <w:szCs w:val="36"/>
        </w:rPr>
      </w:pPr>
      <w:sdt>
        <w:sdtPr>
          <w:rPr>
            <w:b/>
            <w:bCs/>
            <w:color w:val="000000"/>
            <w:sz w:val="36"/>
            <w:szCs w:val="36"/>
          </w:rPr>
          <w:alias w:val="Title"/>
          <w:tag w:val=""/>
          <w:id w:val="-1057850685"/>
          <w:placeholder>
            <w:docPart w:val="4CE64D12DDA846FF872486319C38C765"/>
          </w:placeholder>
          <w:dataBinding w:prefixMappings="xmlns:ns0='http://purl.org/dc/elements/1.1/' xmlns:ns1='http://schemas.openxmlformats.org/package/2006/metadata/core-properties' " w:xpath="/ns1:coreProperties[1]/ns0:title[1]" w:storeItemID="{6C3C8BC8-F283-45AE-878A-BAB7291924A1}"/>
          <w:text/>
        </w:sdtPr>
        <w:sdtContent>
          <w:r w:rsidR="00B72B7F" w:rsidRPr="00F12449">
            <w:rPr>
              <w:b/>
              <w:bCs/>
              <w:color w:val="000000"/>
              <w:sz w:val="36"/>
              <w:szCs w:val="36"/>
            </w:rPr>
            <w:t>Long-Term</w:t>
          </w:r>
          <w:r w:rsidR="00D8532E">
            <w:rPr>
              <w:b/>
              <w:bCs/>
              <w:color w:val="000000"/>
              <w:sz w:val="36"/>
              <w:szCs w:val="36"/>
            </w:rPr>
            <w:t xml:space="preserve"> Palay and Corn</w:t>
          </w:r>
          <w:r w:rsidR="00B72B7F" w:rsidRPr="00F12449">
            <w:rPr>
              <w:b/>
              <w:bCs/>
              <w:color w:val="000000"/>
              <w:sz w:val="36"/>
              <w:szCs w:val="36"/>
            </w:rPr>
            <w:t xml:space="preserve"> Crop</w:t>
          </w:r>
          <w:r w:rsidR="005B34B7">
            <w:rPr>
              <w:b/>
              <w:bCs/>
              <w:color w:val="000000"/>
              <w:sz w:val="36"/>
              <w:szCs w:val="36"/>
            </w:rPr>
            <w:t xml:space="preserve"> Yield </w:t>
          </w:r>
          <w:r w:rsidR="00B72B7F" w:rsidRPr="00F12449">
            <w:rPr>
              <w:b/>
              <w:bCs/>
              <w:color w:val="000000"/>
              <w:sz w:val="36"/>
              <w:szCs w:val="36"/>
            </w:rPr>
            <w:t>Forecasting in</w:t>
          </w:r>
          <w:r w:rsidR="00D8532E">
            <w:rPr>
              <w:b/>
              <w:bCs/>
              <w:color w:val="000000"/>
              <w:sz w:val="36"/>
              <w:szCs w:val="36"/>
            </w:rPr>
            <w:t xml:space="preserve"> the Philippines</w:t>
          </w:r>
          <w:r w:rsidR="00B72B7F" w:rsidRPr="00F12449">
            <w:rPr>
              <w:b/>
              <w:bCs/>
              <w:color w:val="000000"/>
              <w:sz w:val="36"/>
              <w:szCs w:val="36"/>
            </w:rPr>
            <w:t xml:space="preserve"> Using Machine Learning</w:t>
          </w:r>
        </w:sdtContent>
      </w:sdt>
      <w:commentRangeEnd w:id="2"/>
      <w:r w:rsidR="00400DBC" w:rsidRPr="00F12449">
        <w:rPr>
          <w:rStyle w:val="CommentReference"/>
        </w:rPr>
        <w:commentReference w:id="2"/>
      </w:r>
    </w:p>
    <w:p w14:paraId="7B6FD8AD" w14:textId="77777777" w:rsidR="00142CC8" w:rsidRPr="00F12449" w:rsidRDefault="00142CC8" w:rsidP="00142CC8">
      <w:pPr>
        <w:spacing w:before="0" w:after="0" w:line="360" w:lineRule="auto"/>
        <w:ind w:firstLine="0"/>
        <w:jc w:val="center"/>
        <w:rPr>
          <w:b/>
          <w:bCs/>
          <w:sz w:val="28"/>
          <w:szCs w:val="28"/>
        </w:rPr>
      </w:pPr>
    </w:p>
    <w:p w14:paraId="0CD86A99" w14:textId="77777777" w:rsidR="00142CC8" w:rsidRPr="00F12449" w:rsidRDefault="00142CC8" w:rsidP="00142CC8">
      <w:pPr>
        <w:spacing w:before="0" w:after="0" w:line="360" w:lineRule="auto"/>
        <w:ind w:firstLine="0"/>
        <w:jc w:val="center"/>
        <w:rPr>
          <w:b/>
          <w:bCs/>
          <w:sz w:val="28"/>
          <w:szCs w:val="28"/>
        </w:rPr>
      </w:pPr>
    </w:p>
    <w:p w14:paraId="657E2BE6" w14:textId="77777777" w:rsidR="00142CC8" w:rsidRPr="00F12449" w:rsidRDefault="00142CC8" w:rsidP="00142CC8">
      <w:pPr>
        <w:spacing w:before="0" w:after="0" w:line="360" w:lineRule="auto"/>
        <w:ind w:firstLine="0"/>
        <w:jc w:val="center"/>
        <w:rPr>
          <w:b/>
          <w:bCs/>
          <w:sz w:val="28"/>
          <w:szCs w:val="28"/>
        </w:rPr>
      </w:pPr>
      <w:r w:rsidRPr="00F12449">
        <w:rPr>
          <w:b/>
          <w:noProof/>
          <w:sz w:val="28"/>
          <w:szCs w:val="28"/>
        </w:rPr>
        <w:drawing>
          <wp:inline distT="0" distB="0" distL="0" distR="0" wp14:anchorId="0D03B7D0" wp14:editId="62AF66C7">
            <wp:extent cx="2307590" cy="3037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7590" cy="3037205"/>
                    </a:xfrm>
                    <a:prstGeom prst="rect">
                      <a:avLst/>
                    </a:prstGeom>
                    <a:noFill/>
                    <a:ln>
                      <a:noFill/>
                    </a:ln>
                  </pic:spPr>
                </pic:pic>
              </a:graphicData>
            </a:graphic>
          </wp:inline>
        </w:drawing>
      </w:r>
    </w:p>
    <w:p w14:paraId="3466F8DD" w14:textId="77777777" w:rsidR="00142CC8" w:rsidRPr="00F12449" w:rsidRDefault="00142CC8" w:rsidP="00142CC8">
      <w:pPr>
        <w:spacing w:before="0" w:after="0" w:line="360" w:lineRule="auto"/>
        <w:ind w:firstLine="0"/>
        <w:jc w:val="center"/>
        <w:rPr>
          <w:b/>
          <w:bCs/>
          <w:sz w:val="28"/>
          <w:szCs w:val="28"/>
        </w:rPr>
      </w:pPr>
    </w:p>
    <w:p w14:paraId="6D65F5BF" w14:textId="77777777" w:rsidR="00142CC8" w:rsidRPr="00F12449" w:rsidRDefault="00142CC8" w:rsidP="00142CC8">
      <w:pPr>
        <w:spacing w:before="0" w:after="0" w:line="360" w:lineRule="auto"/>
        <w:ind w:firstLine="0"/>
        <w:jc w:val="center"/>
        <w:rPr>
          <w:b/>
          <w:bCs/>
          <w:sz w:val="24"/>
        </w:rPr>
      </w:pPr>
    </w:p>
    <w:p w14:paraId="7B919AD1" w14:textId="77777777" w:rsidR="00142CC8" w:rsidRPr="00F12449" w:rsidRDefault="00142CC8" w:rsidP="00142CC8">
      <w:pPr>
        <w:spacing w:before="0" w:after="0" w:line="360" w:lineRule="auto"/>
        <w:ind w:firstLine="0"/>
        <w:jc w:val="center"/>
        <w:rPr>
          <w:b/>
          <w:bCs/>
          <w:sz w:val="24"/>
        </w:rPr>
      </w:pPr>
    </w:p>
    <w:p w14:paraId="7063DA8A" w14:textId="77777777" w:rsidR="009B122E" w:rsidRPr="00F12449" w:rsidRDefault="009B122E" w:rsidP="00142CC8">
      <w:pPr>
        <w:spacing w:before="0" w:after="0" w:line="360" w:lineRule="auto"/>
        <w:ind w:firstLine="0"/>
        <w:jc w:val="center"/>
        <w:rPr>
          <w:b/>
          <w:bCs/>
          <w:sz w:val="24"/>
        </w:rPr>
      </w:pPr>
    </w:p>
    <w:p w14:paraId="1BED3CA3" w14:textId="77777777" w:rsidR="00142CC8" w:rsidRPr="00F12449" w:rsidRDefault="00142CC8" w:rsidP="00142CC8">
      <w:pPr>
        <w:spacing w:before="0" w:after="0" w:line="360" w:lineRule="auto"/>
        <w:ind w:firstLine="0"/>
        <w:jc w:val="center"/>
        <w:rPr>
          <w:b/>
          <w:bCs/>
          <w:color w:val="000000"/>
          <w:sz w:val="24"/>
        </w:rPr>
      </w:pPr>
    </w:p>
    <w:p w14:paraId="7C9023AE" w14:textId="53D38565" w:rsidR="00142CC8" w:rsidRPr="00F12449" w:rsidRDefault="00E13CD6" w:rsidP="00142CC8">
      <w:pPr>
        <w:spacing w:before="0" w:after="0" w:line="360" w:lineRule="auto"/>
        <w:ind w:firstLine="0"/>
        <w:jc w:val="center"/>
        <w:rPr>
          <w:b/>
          <w:bCs/>
          <w:color w:val="000000"/>
          <w:sz w:val="24"/>
        </w:rPr>
      </w:pPr>
      <w:r w:rsidRPr="00F12449">
        <w:rPr>
          <w:b/>
          <w:bCs/>
          <w:color w:val="000000"/>
          <w:sz w:val="24"/>
        </w:rPr>
        <w:t>HAROLD R. TACASTACAS</w:t>
      </w:r>
    </w:p>
    <w:p w14:paraId="40B5CC10" w14:textId="77777777" w:rsidR="00B62D30" w:rsidRPr="00F12449" w:rsidRDefault="00B62D30" w:rsidP="00142CC8">
      <w:pPr>
        <w:spacing w:before="0" w:after="0" w:line="360" w:lineRule="auto"/>
        <w:ind w:firstLine="0"/>
        <w:jc w:val="center"/>
        <w:rPr>
          <w:b/>
          <w:bCs/>
          <w:color w:val="000000"/>
          <w:sz w:val="24"/>
        </w:rPr>
      </w:pPr>
    </w:p>
    <w:p w14:paraId="19625369" w14:textId="77777777" w:rsidR="00142CC8" w:rsidRPr="00F12449" w:rsidRDefault="00142CC8" w:rsidP="00142CC8">
      <w:pPr>
        <w:spacing w:before="0" w:after="0" w:line="360" w:lineRule="auto"/>
        <w:ind w:firstLine="0"/>
        <w:jc w:val="center"/>
        <w:rPr>
          <w:b/>
          <w:bCs/>
          <w:color w:val="000000"/>
          <w:sz w:val="24"/>
        </w:rPr>
      </w:pPr>
    </w:p>
    <w:p w14:paraId="6C26B590" w14:textId="3C2AF18C" w:rsidR="00142CC8" w:rsidRPr="00F12449" w:rsidRDefault="00E13CD6" w:rsidP="00142CC8">
      <w:pPr>
        <w:spacing w:before="0" w:after="160" w:line="360" w:lineRule="auto"/>
        <w:ind w:firstLine="0"/>
        <w:jc w:val="center"/>
        <w:rPr>
          <w:b/>
          <w:bCs/>
          <w:color w:val="000000"/>
          <w:sz w:val="24"/>
        </w:rPr>
      </w:pPr>
      <w:r w:rsidRPr="00F12449">
        <w:rPr>
          <w:b/>
          <w:bCs/>
          <w:color w:val="000000"/>
          <w:sz w:val="24"/>
        </w:rPr>
        <w:t>July 2024</w:t>
      </w:r>
    </w:p>
    <w:p w14:paraId="24104E06" w14:textId="77777777" w:rsidR="00142CC8" w:rsidRPr="00F12449" w:rsidRDefault="00142CC8">
      <w:pPr>
        <w:rPr>
          <w:b/>
          <w:bCs/>
          <w:color w:val="000000"/>
          <w:sz w:val="24"/>
        </w:rPr>
      </w:pPr>
      <w:r w:rsidRPr="00F12449">
        <w:rPr>
          <w:b/>
          <w:bCs/>
          <w:color w:val="000000"/>
          <w:sz w:val="24"/>
        </w:rPr>
        <w:br w:type="page"/>
      </w:r>
    </w:p>
    <w:p w14:paraId="3B933792" w14:textId="77777777" w:rsidR="00DC5785" w:rsidRPr="00F12449" w:rsidRDefault="00DC5785" w:rsidP="00EF46A6">
      <w:pPr>
        <w:ind w:firstLine="0"/>
        <w:sectPr w:rsidR="00DC5785" w:rsidRPr="00F12449" w:rsidSect="00DC5785">
          <w:headerReference w:type="default" r:id="rId13"/>
          <w:footerReference w:type="default" r:id="rId14"/>
          <w:type w:val="continuous"/>
          <w:pgSz w:w="11906" w:h="16838" w:code="9"/>
          <w:pgMar w:top="1440" w:right="1440" w:bottom="1440" w:left="1440" w:header="720" w:footer="720" w:gutter="720"/>
          <w:pgNumType w:fmt="lowerRoman"/>
          <w:cols w:space="720"/>
          <w:docGrid w:linePitch="326"/>
        </w:sectPr>
      </w:pPr>
    </w:p>
    <w:p w14:paraId="603940FF" w14:textId="77777777" w:rsidR="003F587C" w:rsidRPr="00F12449" w:rsidRDefault="6487A6F1" w:rsidP="6487A6F1">
      <w:pPr>
        <w:pStyle w:val="Heading1"/>
        <w:rPr>
          <w:b/>
        </w:rPr>
      </w:pPr>
      <w:bookmarkStart w:id="3" w:name="_Toc171686366"/>
      <w:r w:rsidRPr="00F12449">
        <w:lastRenderedPageBreak/>
        <w:t>Chapter 1</w:t>
      </w:r>
      <w:r w:rsidR="00AD2050" w:rsidRPr="00F12449">
        <w:br/>
      </w:r>
      <w:r w:rsidRPr="00F12449">
        <w:rPr>
          <w:b/>
        </w:rPr>
        <w:t>THE RESEARCH DESCRIPTION</w:t>
      </w:r>
      <w:bookmarkEnd w:id="3"/>
    </w:p>
    <w:p w14:paraId="0F7F5786" w14:textId="77777777" w:rsidR="003F587C" w:rsidRPr="00F12449" w:rsidRDefault="6487A6F1">
      <w:pPr>
        <w:pStyle w:val="Heading2"/>
        <w:jc w:val="left"/>
      </w:pPr>
      <w:bookmarkStart w:id="4" w:name="_Toc171686367"/>
      <w:r w:rsidRPr="00F12449">
        <w:t>Introduction</w:t>
      </w:r>
      <w:bookmarkEnd w:id="4"/>
    </w:p>
    <w:p w14:paraId="090CE911" w14:textId="77777777" w:rsidR="00C15236" w:rsidRDefault="00C15236" w:rsidP="00C15236">
      <w:r w:rsidRPr="00533520">
        <w:t>Crop yield forecasting is a critical activity to improve agricultural productivity that, in turn, results in higher quantities, better resource management, and stabilization of markets. About the Philippines, with different types of farming lands, farming is an important industry in the country specifically rice and corn which are the mainstay of the Philippine economy and food production. Therefore, reliable demand forecasting is critical, not only for farmers but also for all the players in the agricultural value chain (Madayag &amp; Estanislao, 2021). However, markets for agricultural produce are very volatile since there are numerous factors that affect them: meteorological, environmental</w:t>
      </w:r>
      <w:r>
        <w:t>,</w:t>
      </w:r>
      <w:r w:rsidRPr="00533520">
        <w:t xml:space="preserve"> and socio-economic factors. Such fluctuations of demand can cause problems in the supply chain, high wastage and even fluctuations in food security which is not good for the producers and consumers (Shin, 2021). A survey of the previous literature reveals that techniques widely used in the Philippines to forecast crop yields have relied heavily on historical information and analysts’ opinions. </w:t>
      </w:r>
    </w:p>
    <w:p w14:paraId="4F55F92E" w14:textId="77777777" w:rsidR="00C15236" w:rsidRDefault="00C15236" w:rsidP="00C15236">
      <w:r w:rsidRPr="00533520">
        <w:t>These conventional techniques, although functional, do not capture the intricate relationships that influence crop demand adequately (Ibañez &amp; Monterola, 2023). A survey of national agricultural organizations indicates that long-range planning involves mainly historical data on production and market conditions and sometimes qualitative description</w:t>
      </w:r>
      <w:r>
        <w:t>s</w:t>
      </w:r>
      <w:r w:rsidRPr="00533520">
        <w:t xml:space="preserve"> of the environment. Despite being highly adopted in organizations, these approaches fail to demonstrate some key strengths</w:t>
      </w:r>
      <w:r>
        <w:t>,</w:t>
      </w:r>
      <w:r w:rsidRPr="00533520">
        <w:t xml:space="preserve"> especially in their responsiveness to dynamic changes in weather patterns, market forces</w:t>
      </w:r>
      <w:r>
        <w:t>,</w:t>
      </w:r>
      <w:r w:rsidRPr="00533520">
        <w:t xml:space="preserve"> and society. This underlines the necessity for the development of improved methods of predicting future trends based on the analysis of </w:t>
      </w:r>
      <w:r w:rsidRPr="00533520">
        <w:lastRenderedPageBreak/>
        <w:t xml:space="preserve">various kinds of data </w:t>
      </w:r>
      <w:proofErr w:type="gramStart"/>
      <w:r w:rsidRPr="00533520">
        <w:t>in order to</w:t>
      </w:r>
      <w:proofErr w:type="gramEnd"/>
      <w:r w:rsidRPr="00533520">
        <w:t xml:space="preserve"> provide timely and accurate forecasts.</w:t>
      </w:r>
      <w:r>
        <w:t> </w:t>
      </w:r>
      <w:r w:rsidRPr="00F12449">
        <w:t xml:space="preserve">This research then aims to forecast future rice and corn </w:t>
      </w:r>
      <w:r>
        <w:t>yield</w:t>
      </w:r>
      <w:r w:rsidRPr="00F12449">
        <w:t xml:space="preserve"> in </w:t>
      </w:r>
      <w:r>
        <w:t>the Philippines</w:t>
      </w:r>
      <w:r w:rsidRPr="00F12449">
        <w:t xml:space="preserve"> using machine learning. It is more efficient than other </w:t>
      </w:r>
      <w:proofErr w:type="gramStart"/>
      <w:r w:rsidRPr="00F12449">
        <w:t>methods</w:t>
      </w:r>
      <w:proofErr w:type="gramEnd"/>
      <w:r w:rsidRPr="00F12449">
        <w:t xml:space="preserve"> especially when dealing with large amounts of data, complex patterns, and the ability to integrate new data collected. </w:t>
      </w:r>
    </w:p>
    <w:p w14:paraId="77866FC8" w14:textId="6A762938" w:rsidR="0010150C" w:rsidRPr="00F12449" w:rsidRDefault="00C15236" w:rsidP="00C15236">
      <w:r w:rsidRPr="00F12449">
        <w:t>Accurate forecasting plays a very crucial role in agricultural and economic planning because it assists farmers in identifying the type of crops to grow and using the available resources to the best effect, reducing losses and at the same time enhancing food security. Furthermore, the market stakeholders can enhance the supply chain management and the functionality of the market, and the Department of Agriculture can develop suitable policies and support measures based on the information</w:t>
      </w:r>
      <w:r w:rsidR="001F4FDA" w:rsidRPr="00F12449">
        <w:t>.</w:t>
      </w:r>
    </w:p>
    <w:p w14:paraId="4B8C9204" w14:textId="5276F107" w:rsidR="003F587C" w:rsidRPr="00F12449" w:rsidRDefault="6487A6F1">
      <w:pPr>
        <w:pStyle w:val="Heading2"/>
      </w:pPr>
      <w:bookmarkStart w:id="5" w:name="_Toc171686368"/>
      <w:commentRangeStart w:id="6"/>
      <w:r w:rsidRPr="00F12449">
        <w:t>Research Objectives</w:t>
      </w:r>
      <w:commentRangeEnd w:id="6"/>
      <w:r w:rsidR="00AD2050" w:rsidRPr="00F12449">
        <w:rPr>
          <w:rStyle w:val="CommentReference"/>
        </w:rPr>
        <w:commentReference w:id="6"/>
      </w:r>
      <w:bookmarkEnd w:id="5"/>
    </w:p>
    <w:p w14:paraId="64B9B30E" w14:textId="4757794A" w:rsidR="00E13CD6" w:rsidRPr="00F12449" w:rsidRDefault="00E13CD6" w:rsidP="003551F4">
      <w:pPr>
        <w:rPr>
          <w:rStyle w:val="normaltextrun"/>
          <w:b/>
        </w:rPr>
      </w:pPr>
      <w:r w:rsidRPr="00F12449">
        <w:rPr>
          <w:rStyle w:val="normaltextrun"/>
          <w:rFonts w:eastAsiaTheme="majorEastAsia"/>
          <w:shd w:val="clear" w:color="auto" w:fill="FFFFFF"/>
        </w:rPr>
        <w:t xml:space="preserve">This project aims to develop and implement a machine learning-based system for predicting the long-term </w:t>
      </w:r>
      <w:r w:rsidR="00C15236">
        <w:rPr>
          <w:rStyle w:val="normaltextrun"/>
          <w:rFonts w:eastAsiaTheme="majorEastAsia"/>
          <w:shd w:val="clear" w:color="auto" w:fill="FFFFFF"/>
        </w:rPr>
        <w:t>yield</w:t>
      </w:r>
      <w:r w:rsidRPr="00F12449">
        <w:rPr>
          <w:rStyle w:val="normaltextrun"/>
          <w:rFonts w:eastAsiaTheme="majorEastAsia"/>
          <w:shd w:val="clear" w:color="auto" w:fill="FFFFFF"/>
        </w:rPr>
        <w:t xml:space="preserve"> for rice</w:t>
      </w:r>
      <w:r w:rsidR="007649E5" w:rsidRPr="00F12449">
        <w:rPr>
          <w:rStyle w:val="normaltextrun"/>
          <w:rFonts w:eastAsiaTheme="majorEastAsia"/>
          <w:shd w:val="clear" w:color="auto" w:fill="FFFFFF"/>
        </w:rPr>
        <w:t xml:space="preserve"> and corn</w:t>
      </w:r>
      <w:r w:rsidRPr="00F12449">
        <w:rPr>
          <w:rStyle w:val="normaltextrun"/>
          <w:rFonts w:eastAsiaTheme="majorEastAsia"/>
          <w:shd w:val="clear" w:color="auto" w:fill="FFFFFF"/>
        </w:rPr>
        <w:t xml:space="preserve"> in </w:t>
      </w:r>
      <w:r w:rsidR="00C15236">
        <w:rPr>
          <w:rStyle w:val="normaltextrun"/>
          <w:rFonts w:eastAsiaTheme="majorEastAsia"/>
          <w:shd w:val="clear" w:color="auto" w:fill="FFFFFF"/>
        </w:rPr>
        <w:t>the Philippines</w:t>
      </w:r>
      <w:r w:rsidRPr="00F12449">
        <w:rPr>
          <w:rStyle w:val="normaltextrun"/>
          <w:rFonts w:eastAsiaTheme="majorEastAsia"/>
          <w:shd w:val="clear" w:color="auto" w:fill="FFFFFF"/>
        </w:rPr>
        <w:t>, utilizing regression learning models to enhance accuracy and reliability. </w:t>
      </w:r>
      <w:r w:rsidRPr="00F12449">
        <w:rPr>
          <w:rStyle w:val="eop"/>
          <w:rFonts w:eastAsiaTheme="majorEastAsia"/>
        </w:rPr>
        <w:t> </w:t>
      </w:r>
    </w:p>
    <w:p w14:paraId="431707A3" w14:textId="77777777" w:rsidR="00E13CD6" w:rsidRPr="00F12449" w:rsidRDefault="00E13CD6" w:rsidP="003551F4">
      <w:r w:rsidRPr="00F12449">
        <w:rPr>
          <w:rStyle w:val="normaltextrun"/>
          <w:rFonts w:eastAsiaTheme="majorEastAsia"/>
          <w:shd w:val="clear" w:color="auto" w:fill="FFFFFF"/>
        </w:rPr>
        <w:t>Specifically, this study aims to: </w:t>
      </w:r>
      <w:r w:rsidRPr="00F12449">
        <w:rPr>
          <w:rStyle w:val="eop"/>
          <w:rFonts w:eastAsiaTheme="majorEastAsia"/>
        </w:rPr>
        <w:t> </w:t>
      </w:r>
    </w:p>
    <w:p w14:paraId="658CD31A" w14:textId="6E922C49" w:rsidR="00E13CD6" w:rsidRPr="00F12449" w:rsidRDefault="003551F4" w:rsidP="003551F4">
      <w:pPr>
        <w:pStyle w:val="ListParagraph"/>
        <w:numPr>
          <w:ilvl w:val="0"/>
          <w:numId w:val="22"/>
        </w:numPr>
      </w:pPr>
      <w:r w:rsidRPr="00F12449">
        <w:rPr>
          <w:rStyle w:val="normaltextrun"/>
          <w:rFonts w:eastAsiaTheme="majorEastAsia"/>
          <w:shd w:val="clear" w:color="auto" w:fill="FFFFFF"/>
        </w:rPr>
        <w:t>g</w:t>
      </w:r>
      <w:r w:rsidR="00E13CD6" w:rsidRPr="00F12449">
        <w:rPr>
          <w:rStyle w:val="normaltextrun"/>
          <w:rFonts w:eastAsiaTheme="majorEastAsia"/>
          <w:shd w:val="clear" w:color="auto" w:fill="FFFFFF"/>
        </w:rPr>
        <w:t xml:space="preserve">ather and preprocess data relevant to the </w:t>
      </w:r>
      <w:r w:rsidR="001910B7">
        <w:rPr>
          <w:rStyle w:val="normaltextrun"/>
          <w:rFonts w:eastAsiaTheme="majorEastAsia"/>
          <w:shd w:val="clear" w:color="auto" w:fill="FFFFFF"/>
        </w:rPr>
        <w:t>yield</w:t>
      </w:r>
      <w:r w:rsidR="00E13CD6" w:rsidRPr="00F12449">
        <w:rPr>
          <w:rStyle w:val="normaltextrun"/>
          <w:rFonts w:eastAsiaTheme="majorEastAsia"/>
          <w:shd w:val="clear" w:color="auto" w:fill="FFFFFF"/>
        </w:rPr>
        <w:t xml:space="preserve"> for rice</w:t>
      </w:r>
      <w:r w:rsidR="00DC5785" w:rsidRPr="00F12449">
        <w:rPr>
          <w:rStyle w:val="normaltextrun"/>
          <w:rFonts w:eastAsiaTheme="majorEastAsia"/>
          <w:shd w:val="clear" w:color="auto" w:fill="FFFFFF"/>
        </w:rPr>
        <w:t xml:space="preserve"> and </w:t>
      </w:r>
      <w:r w:rsidR="00E13CD6" w:rsidRPr="00F12449">
        <w:rPr>
          <w:rStyle w:val="normaltextrun"/>
          <w:rFonts w:eastAsiaTheme="majorEastAsia"/>
          <w:shd w:val="clear" w:color="auto" w:fill="FFFFFF"/>
        </w:rPr>
        <w:t xml:space="preserve">corn </w:t>
      </w:r>
      <w:r w:rsidR="00DC5785" w:rsidRPr="00F12449">
        <w:rPr>
          <w:rStyle w:val="normaltextrun"/>
          <w:rFonts w:eastAsiaTheme="majorEastAsia"/>
          <w:shd w:val="clear" w:color="auto" w:fill="FFFFFF"/>
        </w:rPr>
        <w:t>from the Philippine Statistics Authority’s (PSA) public data</w:t>
      </w:r>
      <w:r w:rsidR="001910B7">
        <w:rPr>
          <w:rStyle w:val="normaltextrun"/>
          <w:rFonts w:eastAsiaTheme="majorEastAsia"/>
          <w:shd w:val="clear" w:color="auto" w:fill="FFFFFF"/>
        </w:rPr>
        <w:t>.</w:t>
      </w:r>
    </w:p>
    <w:p w14:paraId="668B72F2" w14:textId="605F55BE" w:rsidR="00E13CD6" w:rsidRPr="00F12449" w:rsidRDefault="003551F4" w:rsidP="003551F4">
      <w:pPr>
        <w:pStyle w:val="ListParagraph"/>
        <w:numPr>
          <w:ilvl w:val="0"/>
          <w:numId w:val="22"/>
        </w:numPr>
        <w:rPr>
          <w:rFonts w:eastAsiaTheme="majorEastAsia"/>
        </w:rPr>
      </w:pPr>
      <w:r w:rsidRPr="00F12449">
        <w:rPr>
          <w:rFonts w:eastAsiaTheme="majorEastAsia"/>
        </w:rPr>
        <w:t>d</w:t>
      </w:r>
      <w:r w:rsidR="00E13CD6" w:rsidRPr="00F12449">
        <w:rPr>
          <w:rFonts w:eastAsiaTheme="majorEastAsia"/>
        </w:rPr>
        <w:t xml:space="preserve">evelop a regression </w:t>
      </w:r>
      <w:r w:rsidR="00DC5785" w:rsidRPr="00F12449">
        <w:rPr>
          <w:rFonts w:eastAsiaTheme="majorEastAsia"/>
        </w:rPr>
        <w:t xml:space="preserve">machine </w:t>
      </w:r>
      <w:r w:rsidR="00E13CD6" w:rsidRPr="00F12449">
        <w:rPr>
          <w:rFonts w:eastAsiaTheme="majorEastAsia"/>
        </w:rPr>
        <w:t xml:space="preserve">learning model that </w:t>
      </w:r>
      <w:r w:rsidR="00DC5785" w:rsidRPr="00F12449">
        <w:rPr>
          <w:rFonts w:eastAsiaTheme="majorEastAsia"/>
        </w:rPr>
        <w:t xml:space="preserve">forecasts crop </w:t>
      </w:r>
      <w:r w:rsidR="001910B7">
        <w:rPr>
          <w:rFonts w:eastAsiaTheme="majorEastAsia"/>
        </w:rPr>
        <w:t xml:space="preserve">yield </w:t>
      </w:r>
      <w:r w:rsidR="00DC5785" w:rsidRPr="00F12449">
        <w:rPr>
          <w:rFonts w:eastAsiaTheme="majorEastAsia"/>
        </w:rPr>
        <w:t xml:space="preserve">based on </w:t>
      </w:r>
      <w:r w:rsidR="00E13CD6" w:rsidRPr="00F12449">
        <w:rPr>
          <w:rFonts w:eastAsiaTheme="majorEastAsia"/>
        </w:rPr>
        <w:t>historical crop yields, weather patterns, and socio-economic factors</w:t>
      </w:r>
      <w:r w:rsidR="00DC5785" w:rsidRPr="00F12449">
        <w:rPr>
          <w:rFonts w:eastAsiaTheme="majorEastAsia"/>
        </w:rPr>
        <w:t xml:space="preserve"> using</w:t>
      </w:r>
      <w:r w:rsidR="001D4A3A" w:rsidRPr="00F12449">
        <w:rPr>
          <w:rFonts w:eastAsiaTheme="majorEastAsia"/>
        </w:rPr>
        <w:t xml:space="preserve"> </w:t>
      </w:r>
      <w:r w:rsidR="005743C5" w:rsidRPr="00F12449">
        <w:rPr>
          <w:rFonts w:eastAsiaTheme="majorEastAsia"/>
        </w:rPr>
        <w:t xml:space="preserve">a </w:t>
      </w:r>
      <w:r w:rsidR="001D4A3A" w:rsidRPr="00F12449">
        <w:rPr>
          <w:rFonts w:eastAsiaTheme="majorEastAsia"/>
        </w:rPr>
        <w:t>random forest regressor</w:t>
      </w:r>
      <w:r w:rsidR="00E13CD6" w:rsidRPr="00F12449">
        <w:rPr>
          <w:rFonts w:eastAsiaTheme="majorEastAsia"/>
        </w:rPr>
        <w:t>.</w:t>
      </w:r>
    </w:p>
    <w:p w14:paraId="0EC59A57" w14:textId="464F9C59" w:rsidR="00E13CD6" w:rsidRPr="00F12449" w:rsidRDefault="003551F4" w:rsidP="003551F4">
      <w:pPr>
        <w:pStyle w:val="ListParagraph"/>
        <w:numPr>
          <w:ilvl w:val="0"/>
          <w:numId w:val="22"/>
        </w:numPr>
        <w:rPr>
          <w:rFonts w:eastAsiaTheme="majorEastAsia"/>
        </w:rPr>
      </w:pPr>
      <w:r w:rsidRPr="00F12449">
        <w:rPr>
          <w:rFonts w:eastAsiaTheme="majorEastAsia"/>
        </w:rPr>
        <w:t xml:space="preserve">evaluate </w:t>
      </w:r>
      <w:r w:rsidR="00E13CD6" w:rsidRPr="00F12449">
        <w:rPr>
          <w:rFonts w:eastAsiaTheme="majorEastAsia"/>
        </w:rPr>
        <w:t xml:space="preserve">the performance of </w:t>
      </w:r>
      <w:r w:rsidR="00DC5785" w:rsidRPr="00F12449">
        <w:rPr>
          <w:rFonts w:eastAsiaTheme="majorEastAsia"/>
        </w:rPr>
        <w:t xml:space="preserve">the </w:t>
      </w:r>
      <w:r w:rsidR="00E13CD6" w:rsidRPr="00F12449">
        <w:rPr>
          <w:rFonts w:eastAsiaTheme="majorEastAsia"/>
        </w:rPr>
        <w:t xml:space="preserve">regression </w:t>
      </w:r>
      <w:r w:rsidR="00DC5785" w:rsidRPr="00F12449">
        <w:rPr>
          <w:rFonts w:eastAsiaTheme="majorEastAsia"/>
        </w:rPr>
        <w:t xml:space="preserve">models using </w:t>
      </w:r>
      <w:r w:rsidR="00C72F05" w:rsidRPr="00F12449">
        <w:rPr>
          <w:rFonts w:eastAsiaTheme="majorEastAsia"/>
        </w:rPr>
        <w:t>Mean Absolute Error</w:t>
      </w:r>
      <w:r w:rsidR="0086209C" w:rsidRPr="00F12449">
        <w:rPr>
          <w:rFonts w:eastAsiaTheme="majorEastAsia"/>
        </w:rPr>
        <w:t xml:space="preserve"> </w:t>
      </w:r>
      <w:r w:rsidR="00C72F05" w:rsidRPr="00F12449">
        <w:rPr>
          <w:rFonts w:eastAsiaTheme="majorEastAsia"/>
        </w:rPr>
        <w:t>(MAE), Root Mean Square Error</w:t>
      </w:r>
      <w:r w:rsidR="0086209C" w:rsidRPr="00F12449">
        <w:rPr>
          <w:rFonts w:eastAsiaTheme="majorEastAsia"/>
        </w:rPr>
        <w:t xml:space="preserve"> </w:t>
      </w:r>
      <w:r w:rsidR="00C72F05" w:rsidRPr="00F12449">
        <w:rPr>
          <w:rFonts w:eastAsiaTheme="majorEastAsia"/>
        </w:rPr>
        <w:t>(RMSE)</w:t>
      </w:r>
      <w:r w:rsidR="005743C5" w:rsidRPr="00F12449">
        <w:rPr>
          <w:rFonts w:eastAsiaTheme="majorEastAsia"/>
        </w:rPr>
        <w:t>,</w:t>
      </w:r>
      <w:r w:rsidR="00C72F05" w:rsidRPr="00F12449">
        <w:rPr>
          <w:rFonts w:eastAsiaTheme="majorEastAsia"/>
        </w:rPr>
        <w:t xml:space="preserve"> and R</w:t>
      </w:r>
      <w:r w:rsidR="0078359A" w:rsidRPr="00F12449">
        <w:rPr>
          <w:rFonts w:eastAsiaTheme="majorEastAsia"/>
        </w:rPr>
        <w:t>-s</w:t>
      </w:r>
      <w:r w:rsidR="00C72F05" w:rsidRPr="00F12449">
        <w:rPr>
          <w:rFonts w:eastAsiaTheme="majorEastAsia"/>
        </w:rPr>
        <w:t>quared</w:t>
      </w:r>
      <w:r w:rsidR="0086209C" w:rsidRPr="00F12449">
        <w:rPr>
          <w:rFonts w:eastAsiaTheme="majorEastAsia"/>
        </w:rPr>
        <w:t xml:space="preserve"> </w:t>
      </w:r>
      <w:r w:rsidR="00C72F05" w:rsidRPr="00F12449">
        <w:rPr>
          <w:rFonts w:eastAsiaTheme="majorEastAsia"/>
        </w:rPr>
        <w:t>(</w:t>
      </w:r>
      <w:r w:rsidR="0086209C" w:rsidRPr="00F12449">
        <w:rPr>
          <w:rFonts w:eastAsiaTheme="majorEastAsia"/>
        </w:rPr>
        <w:t>R²</w:t>
      </w:r>
      <w:r w:rsidR="00C72F05" w:rsidRPr="00F12449">
        <w:rPr>
          <w:rFonts w:eastAsiaTheme="majorEastAsia"/>
        </w:rPr>
        <w:t xml:space="preserve">) </w:t>
      </w:r>
      <w:r w:rsidR="00DC5785" w:rsidRPr="00F12449">
        <w:rPr>
          <w:rFonts w:eastAsiaTheme="majorEastAsia"/>
        </w:rPr>
        <w:t>metric</w:t>
      </w:r>
      <w:r w:rsidR="00C72F05" w:rsidRPr="00F12449">
        <w:rPr>
          <w:rFonts w:eastAsiaTheme="majorEastAsia"/>
        </w:rPr>
        <w:t>s</w:t>
      </w:r>
      <w:r w:rsidR="00E13CD6" w:rsidRPr="00F12449">
        <w:rPr>
          <w:rFonts w:eastAsiaTheme="majorEastAsia"/>
        </w:rPr>
        <w:t>.</w:t>
      </w:r>
    </w:p>
    <w:p w14:paraId="265B354C" w14:textId="6AA743F2" w:rsidR="00E13CD6" w:rsidRPr="00F12449" w:rsidRDefault="003551F4" w:rsidP="003551F4">
      <w:pPr>
        <w:pStyle w:val="ListParagraph"/>
        <w:numPr>
          <w:ilvl w:val="0"/>
          <w:numId w:val="22"/>
        </w:numPr>
      </w:pPr>
      <w:r w:rsidRPr="00F12449">
        <w:lastRenderedPageBreak/>
        <w:t>p</w:t>
      </w:r>
      <w:r w:rsidR="00E13CD6" w:rsidRPr="00F12449">
        <w:t xml:space="preserve">rovide detailed analysis and visualization of </w:t>
      </w:r>
      <w:r w:rsidR="00B72B7F" w:rsidRPr="00F12449">
        <w:t xml:space="preserve">forecast </w:t>
      </w:r>
      <w:r w:rsidR="00E13CD6" w:rsidRPr="00F12449">
        <w:t xml:space="preserve">results to help local farmers and market stakeholders understand the factors influencing crop </w:t>
      </w:r>
      <w:r w:rsidR="001910B7">
        <w:t>yield.</w:t>
      </w:r>
    </w:p>
    <w:p w14:paraId="291EFF90" w14:textId="4DE07D70" w:rsidR="003F587C" w:rsidRPr="00F12449" w:rsidRDefault="6487A6F1">
      <w:pPr>
        <w:pStyle w:val="Heading2"/>
      </w:pPr>
      <w:bookmarkStart w:id="7" w:name="_Toc171686369"/>
      <w:commentRangeStart w:id="8"/>
      <w:r w:rsidRPr="00F12449">
        <w:t>Scope and Limitation</w:t>
      </w:r>
      <w:commentRangeEnd w:id="8"/>
      <w:r w:rsidR="00AD2050" w:rsidRPr="00F12449">
        <w:rPr>
          <w:rStyle w:val="CommentReference"/>
        </w:rPr>
        <w:commentReference w:id="8"/>
      </w:r>
      <w:bookmarkEnd w:id="7"/>
      <w:r w:rsidR="00642A19">
        <w:t>s</w:t>
      </w:r>
    </w:p>
    <w:p w14:paraId="4AD7F0FB" w14:textId="77777777" w:rsidR="00C15236" w:rsidRPr="00F12449" w:rsidRDefault="00C15236" w:rsidP="00C15236">
      <w:pPr>
        <w:rPr>
          <w:szCs w:val="23"/>
        </w:rPr>
      </w:pPr>
      <w:r w:rsidRPr="00F12449">
        <w:rPr>
          <w:szCs w:val="23"/>
        </w:rPr>
        <w:t xml:space="preserve">This project deals with the application of advanced regression learning algorithms in creating crop </w:t>
      </w:r>
      <w:r>
        <w:rPr>
          <w:szCs w:val="23"/>
        </w:rPr>
        <w:t>yield</w:t>
      </w:r>
      <w:r w:rsidRPr="00F12449">
        <w:rPr>
          <w:szCs w:val="23"/>
        </w:rPr>
        <w:t xml:space="preserve"> forecast models for rice and corn in </w:t>
      </w:r>
      <w:r>
        <w:rPr>
          <w:szCs w:val="23"/>
        </w:rPr>
        <w:t>the Philippines</w:t>
      </w:r>
      <w:r w:rsidRPr="00F12449">
        <w:rPr>
          <w:szCs w:val="23"/>
        </w:rPr>
        <w:t xml:space="preserve">. The scope encompasses several key areas: gathering and cleaning of data, creation, testing, interpretation, and presentation of the model. Data relevant to the research proposal will be retrieved from the Philippine Statistic Authority (PSA) and other </w:t>
      </w:r>
      <w:r>
        <w:rPr>
          <w:szCs w:val="23"/>
        </w:rPr>
        <w:t xml:space="preserve">credible </w:t>
      </w:r>
      <w:r w:rsidRPr="00F12449">
        <w:rPr>
          <w:szCs w:val="23"/>
        </w:rPr>
        <w:t xml:space="preserve">sources that </w:t>
      </w:r>
      <w:r>
        <w:rPr>
          <w:szCs w:val="23"/>
        </w:rPr>
        <w:t>c</w:t>
      </w:r>
      <w:r w:rsidRPr="00F12449">
        <w:rPr>
          <w:szCs w:val="23"/>
        </w:rPr>
        <w:t>a</w:t>
      </w:r>
      <w:r>
        <w:rPr>
          <w:szCs w:val="23"/>
        </w:rPr>
        <w:t>n</w:t>
      </w:r>
      <w:r w:rsidRPr="00F12449">
        <w:rPr>
          <w:szCs w:val="23"/>
        </w:rPr>
        <w:t xml:space="preserve"> provide the data. Due to the nature of the data collection process, the model’s reliability depends on </w:t>
      </w:r>
      <w:proofErr w:type="gramStart"/>
      <w:r w:rsidRPr="00F12449">
        <w:rPr>
          <w:szCs w:val="23"/>
        </w:rPr>
        <w:t>the historical</w:t>
      </w:r>
      <w:proofErr w:type="gramEnd"/>
      <w:r w:rsidRPr="00F12449">
        <w:rPr>
          <w:szCs w:val="23"/>
        </w:rPr>
        <w:t xml:space="preserve"> data availability and quality. Laws and policies (such as tariffs), global conditions, and imports are not incorporated.</w:t>
      </w:r>
    </w:p>
    <w:p w14:paraId="5944A081" w14:textId="77777777" w:rsidR="00C15236" w:rsidRPr="001734D5" w:rsidRDefault="00C15236" w:rsidP="00C15236">
      <w:pPr>
        <w:rPr>
          <w:szCs w:val="23"/>
        </w:rPr>
      </w:pPr>
      <w:r w:rsidRPr="001734D5">
        <w:rPr>
          <w:szCs w:val="23"/>
        </w:rPr>
        <w:t xml:space="preserve">This study will only focus on creating a model using a Random Forest Regressor. Other models such as Neural Networks will not be explored. In addition, </w:t>
      </w:r>
      <w:r w:rsidRPr="00017158">
        <w:rPr>
          <w:szCs w:val="23"/>
        </w:rPr>
        <w:t>the following metrics will be utilized for evaluating the model's performance: R-squared (R²), Mean Absolute Error (MAE), and Root Mean Square Error (</w:t>
      </w:r>
      <w:commentRangeStart w:id="9"/>
      <w:r w:rsidRPr="00017158">
        <w:rPr>
          <w:szCs w:val="23"/>
        </w:rPr>
        <w:t>RMSE</w:t>
      </w:r>
      <w:commentRangeEnd w:id="9"/>
      <w:r w:rsidRPr="001734D5">
        <w:rPr>
          <w:rStyle w:val="CommentReference"/>
        </w:rPr>
        <w:commentReference w:id="9"/>
      </w:r>
      <w:r w:rsidRPr="00017158">
        <w:rPr>
          <w:szCs w:val="23"/>
        </w:rPr>
        <w:t>).</w:t>
      </w:r>
      <w:r w:rsidRPr="001734D5">
        <w:rPr>
          <w:szCs w:val="23"/>
        </w:rPr>
        <w:t xml:space="preserve"> </w:t>
      </w:r>
    </w:p>
    <w:p w14:paraId="38CE4E1B" w14:textId="77777777" w:rsidR="00C15236" w:rsidRPr="00F12449" w:rsidRDefault="00C15236" w:rsidP="00C15236">
      <w:pPr>
        <w:rPr>
          <w:szCs w:val="23"/>
        </w:rPr>
      </w:pPr>
      <w:r w:rsidRPr="001734D5">
        <w:rPr>
          <w:szCs w:val="23"/>
        </w:rPr>
        <w:t xml:space="preserve">The study will be focused on forecasting the </w:t>
      </w:r>
      <w:r>
        <w:rPr>
          <w:szCs w:val="23"/>
        </w:rPr>
        <w:t>yield</w:t>
      </w:r>
      <w:r w:rsidRPr="001734D5">
        <w:rPr>
          <w:szCs w:val="23"/>
        </w:rPr>
        <w:t xml:space="preserve"> for rice and corn </w:t>
      </w:r>
      <w:r w:rsidRPr="00017158">
        <w:rPr>
          <w:szCs w:val="23"/>
        </w:rPr>
        <w:t>within a period of 10-year period considering historical data on the crop yields, crop production</w:t>
      </w:r>
      <w:ins w:id="10" w:author="Earl Peter Gangoso [2]" w:date="2024-08-14T10:42:00Z" w16du:dateUtc="2024-08-14T02:42:00Z">
        <w:r w:rsidRPr="00017158">
          <w:rPr>
            <w:szCs w:val="23"/>
          </w:rPr>
          <w:t>,</w:t>
        </w:r>
      </w:ins>
      <w:r w:rsidRPr="00017158">
        <w:rPr>
          <w:szCs w:val="23"/>
        </w:rPr>
        <w:t xml:space="preserve"> and region population as the features of the </w:t>
      </w:r>
      <w:commentRangeStart w:id="11"/>
      <w:r w:rsidRPr="00017158">
        <w:rPr>
          <w:szCs w:val="23"/>
        </w:rPr>
        <w:t>inputs</w:t>
      </w:r>
      <w:commentRangeEnd w:id="11"/>
      <w:r w:rsidRPr="001734D5">
        <w:rPr>
          <w:rStyle w:val="CommentReference"/>
        </w:rPr>
        <w:commentReference w:id="11"/>
      </w:r>
      <w:r w:rsidRPr="00017158">
        <w:rPr>
          <w:szCs w:val="23"/>
        </w:rPr>
        <w:t>.</w:t>
      </w:r>
      <w:r w:rsidRPr="001734D5">
        <w:rPr>
          <w:szCs w:val="23"/>
        </w:rPr>
        <w:t xml:space="preserve"> As such, long-term forecasts generally contain more uncertainties in the results interpretation process.</w:t>
      </w:r>
    </w:p>
    <w:p w14:paraId="6E510F87" w14:textId="24BC99A4" w:rsidR="00BB29F3" w:rsidRPr="00F12449" w:rsidRDefault="00C15236" w:rsidP="00C15236">
      <w:pPr>
        <w:rPr>
          <w:szCs w:val="23"/>
        </w:rPr>
      </w:pPr>
      <w:r w:rsidRPr="002C03D9">
        <w:rPr>
          <w:szCs w:val="23"/>
        </w:rPr>
        <w:t xml:space="preserve">The scope involves the detailed analysis and visualization of the forecast results to aid local farmers and market stakeholders in comprehending the factors affecting crop </w:t>
      </w:r>
      <w:r>
        <w:rPr>
          <w:szCs w:val="23"/>
        </w:rPr>
        <w:t>yield</w:t>
      </w:r>
      <w:r w:rsidRPr="002C03D9">
        <w:rPr>
          <w:szCs w:val="23"/>
        </w:rPr>
        <w:t xml:space="preserve">. The expected output will also consist of the analysis of forecast results to determine the patterns of crop </w:t>
      </w:r>
      <w:r>
        <w:rPr>
          <w:szCs w:val="23"/>
        </w:rPr>
        <w:t>yields</w:t>
      </w:r>
      <w:r w:rsidRPr="002C03D9">
        <w:rPr>
          <w:szCs w:val="23"/>
        </w:rPr>
        <w:t xml:space="preserve"> </w:t>
      </w:r>
      <w:r>
        <w:rPr>
          <w:szCs w:val="23"/>
        </w:rPr>
        <w:t>concerning</w:t>
      </w:r>
      <w:r w:rsidRPr="002C03D9">
        <w:rPr>
          <w:szCs w:val="23"/>
        </w:rPr>
        <w:t xml:space="preserve"> historical crop yields, crop production, and the population of the region. </w:t>
      </w:r>
      <w:r>
        <w:rPr>
          <w:szCs w:val="23"/>
        </w:rPr>
        <w:t>L</w:t>
      </w:r>
      <w:r w:rsidRPr="002C03D9">
        <w:rPr>
          <w:szCs w:val="23"/>
        </w:rPr>
        <w:t xml:space="preserve">ine plots, bar charts, and </w:t>
      </w:r>
      <w:r>
        <w:rPr>
          <w:szCs w:val="23"/>
        </w:rPr>
        <w:t>heat maps</w:t>
      </w:r>
      <w:r w:rsidRPr="002C03D9">
        <w:rPr>
          <w:szCs w:val="23"/>
        </w:rPr>
        <w:t xml:space="preserve"> will be used</w:t>
      </w:r>
      <w:r>
        <w:rPr>
          <w:szCs w:val="23"/>
        </w:rPr>
        <w:t xml:space="preserve"> to share the </w:t>
      </w:r>
      <w:r>
        <w:rPr>
          <w:szCs w:val="23"/>
        </w:rPr>
        <w:lastRenderedPageBreak/>
        <w:t>forecasted data</w:t>
      </w:r>
      <w:r w:rsidRPr="002C03D9">
        <w:rPr>
          <w:szCs w:val="23"/>
        </w:rPr>
        <w:t>. The findings and suggestions will include the identification of the best strategies that the stakeholders can adopt in terms of resource utilization, development, and decision-making.</w:t>
      </w:r>
    </w:p>
    <w:p w14:paraId="14503728" w14:textId="3C62648C" w:rsidR="003F587C" w:rsidRPr="00F12449" w:rsidRDefault="6487A6F1">
      <w:pPr>
        <w:pStyle w:val="Heading2"/>
      </w:pPr>
      <w:bookmarkStart w:id="12" w:name="_Toc171686370"/>
      <w:r w:rsidRPr="00F12449">
        <w:t>Significance of the Study</w:t>
      </w:r>
      <w:bookmarkEnd w:id="12"/>
    </w:p>
    <w:p w14:paraId="3C1611D1" w14:textId="77777777" w:rsidR="00E13CD6" w:rsidRPr="00F12449" w:rsidRDefault="00E13CD6" w:rsidP="00E13CD6">
      <w:pPr>
        <w:rPr>
          <w:szCs w:val="23"/>
        </w:rPr>
      </w:pPr>
      <w:r w:rsidRPr="00F12449">
        <w:rPr>
          <w:szCs w:val="23"/>
        </w:rPr>
        <w:t xml:space="preserve">The study is significant to the following individuals and parties:  </w:t>
      </w:r>
    </w:p>
    <w:p w14:paraId="35B6437C" w14:textId="3BCAF3DB" w:rsidR="00E13CD6" w:rsidRPr="00F12449" w:rsidRDefault="00E13CD6" w:rsidP="00E13CD6">
      <w:pPr>
        <w:spacing w:after="0"/>
        <w:rPr>
          <w:szCs w:val="23"/>
        </w:rPr>
      </w:pPr>
      <w:r w:rsidRPr="00F12449">
        <w:rPr>
          <w:b/>
          <w:bCs/>
          <w:szCs w:val="23"/>
        </w:rPr>
        <w:t xml:space="preserve">Local Farmers: </w:t>
      </w:r>
      <w:r w:rsidRPr="00F12449">
        <w:rPr>
          <w:szCs w:val="23"/>
        </w:rPr>
        <w:t xml:space="preserve">With the help of the model, local farmers </w:t>
      </w:r>
      <w:r w:rsidR="001734D5">
        <w:rPr>
          <w:szCs w:val="23"/>
        </w:rPr>
        <w:t>may</w:t>
      </w:r>
      <w:r w:rsidR="001734D5" w:rsidRPr="00F12449" w:rsidDel="001734D5">
        <w:rPr>
          <w:szCs w:val="23"/>
        </w:rPr>
        <w:t xml:space="preserve"> </w:t>
      </w:r>
      <w:r w:rsidRPr="00F12449">
        <w:rPr>
          <w:szCs w:val="23"/>
        </w:rPr>
        <w:t xml:space="preserve">be able to make well-informed decisions regarding crop production and resource allocation by gaining important insights into future crop </w:t>
      </w:r>
      <w:r w:rsidR="001910B7">
        <w:rPr>
          <w:szCs w:val="23"/>
        </w:rPr>
        <w:t>yield</w:t>
      </w:r>
      <w:r w:rsidRPr="00F12449">
        <w:rPr>
          <w:szCs w:val="23"/>
        </w:rPr>
        <w:t>.</w:t>
      </w:r>
    </w:p>
    <w:p w14:paraId="2C47CD9B" w14:textId="21535DDA" w:rsidR="00E13CD6" w:rsidRPr="00F12449" w:rsidRDefault="00E13CD6" w:rsidP="00E13CD6">
      <w:pPr>
        <w:spacing w:after="0"/>
        <w:rPr>
          <w:szCs w:val="23"/>
        </w:rPr>
      </w:pPr>
      <w:r w:rsidRPr="00F12449">
        <w:rPr>
          <w:b/>
          <w:bCs/>
          <w:szCs w:val="23"/>
        </w:rPr>
        <w:t xml:space="preserve">Market Stakeholders: </w:t>
      </w:r>
      <w:r w:rsidRPr="00F12449">
        <w:rPr>
          <w:szCs w:val="23"/>
        </w:rPr>
        <w:t>The system </w:t>
      </w:r>
      <w:r w:rsidR="001734D5">
        <w:rPr>
          <w:szCs w:val="23"/>
        </w:rPr>
        <w:t>may</w:t>
      </w:r>
      <w:r w:rsidR="001734D5" w:rsidRPr="00F12449">
        <w:rPr>
          <w:szCs w:val="23"/>
        </w:rPr>
        <w:t xml:space="preserve"> </w:t>
      </w:r>
      <w:r w:rsidRPr="00F12449">
        <w:rPr>
          <w:szCs w:val="23"/>
        </w:rPr>
        <w:t>help market participants cut waste, optimize market operations, and plan and manage supply chains.</w:t>
      </w:r>
    </w:p>
    <w:p w14:paraId="0A458FD6" w14:textId="30B23A5C" w:rsidR="00452B69" w:rsidRPr="00F12449" w:rsidRDefault="00452B69" w:rsidP="00E13CD6">
      <w:pPr>
        <w:rPr>
          <w:szCs w:val="23"/>
        </w:rPr>
      </w:pPr>
      <w:r w:rsidRPr="00F12449">
        <w:rPr>
          <w:b/>
          <w:bCs/>
          <w:szCs w:val="23"/>
        </w:rPr>
        <w:t>Department of Agriculture:</w:t>
      </w:r>
      <w:r w:rsidRPr="00F12449">
        <w:rPr>
          <w:szCs w:val="23"/>
        </w:rPr>
        <w:t xml:space="preserve"> Forecasting the crop </w:t>
      </w:r>
      <w:r w:rsidR="001910B7">
        <w:rPr>
          <w:szCs w:val="23"/>
        </w:rPr>
        <w:t>yield</w:t>
      </w:r>
      <w:r w:rsidRPr="00F12449">
        <w:rPr>
          <w:szCs w:val="23"/>
        </w:rPr>
        <w:t xml:space="preserve"> </w:t>
      </w:r>
      <w:r w:rsidR="001734D5">
        <w:rPr>
          <w:szCs w:val="23"/>
        </w:rPr>
        <w:t>may</w:t>
      </w:r>
      <w:r w:rsidR="001734D5" w:rsidRPr="00F12449" w:rsidDel="001734D5">
        <w:rPr>
          <w:szCs w:val="23"/>
        </w:rPr>
        <w:t xml:space="preserve"> </w:t>
      </w:r>
      <w:r w:rsidRPr="00F12449">
        <w:rPr>
          <w:szCs w:val="23"/>
        </w:rPr>
        <w:t>help in subsidies, supporting programs</w:t>
      </w:r>
      <w:r w:rsidR="001734D5">
        <w:rPr>
          <w:szCs w:val="23"/>
        </w:rPr>
        <w:t>,</w:t>
      </w:r>
      <w:r w:rsidRPr="00F12449">
        <w:rPr>
          <w:szCs w:val="23"/>
        </w:rPr>
        <w:t xml:space="preserve"> and infrastructure to enhance crop yields hence food security. Furthermore, the findings can extend to disaster preparedness and contingency planning so that the food supply chains may not be vulnerable to climatic volatility and other forms of adversity affecting the economy. This plan and the various data obtained from the analysis can be useful for the Department of Agriculture to identify ways that would enable the sector to develop as well as plan for necessary interventions.</w:t>
      </w:r>
    </w:p>
    <w:p w14:paraId="59A779D1" w14:textId="53208BF0" w:rsidR="00E13CD6" w:rsidRPr="00F12449" w:rsidRDefault="00E13CD6" w:rsidP="00E13CD6">
      <w:pPr>
        <w:rPr>
          <w:szCs w:val="23"/>
        </w:rPr>
      </w:pPr>
      <w:r w:rsidRPr="00F12449">
        <w:rPr>
          <w:b/>
          <w:bCs/>
          <w:szCs w:val="23"/>
        </w:rPr>
        <w:t xml:space="preserve">Future Researchers: </w:t>
      </w:r>
      <w:r w:rsidRPr="00F12449">
        <w:rPr>
          <w:szCs w:val="23"/>
        </w:rPr>
        <w:t xml:space="preserve">By showing how regression learning models can be used practically to estimate crop </w:t>
      </w:r>
      <w:r w:rsidR="00604F52">
        <w:rPr>
          <w:szCs w:val="23"/>
        </w:rPr>
        <w:t>yield</w:t>
      </w:r>
      <w:r w:rsidRPr="00F12449">
        <w:rPr>
          <w:szCs w:val="23"/>
        </w:rPr>
        <w:t xml:space="preserve">, this study </w:t>
      </w:r>
      <w:r w:rsidR="001734D5">
        <w:rPr>
          <w:szCs w:val="23"/>
        </w:rPr>
        <w:t>may</w:t>
      </w:r>
      <w:r w:rsidR="001734D5" w:rsidRPr="00F12449" w:rsidDel="001734D5">
        <w:rPr>
          <w:szCs w:val="23"/>
        </w:rPr>
        <w:t xml:space="preserve"> </w:t>
      </w:r>
      <w:r w:rsidRPr="00F12449">
        <w:rPr>
          <w:szCs w:val="23"/>
        </w:rPr>
        <w:t>advance the field of agricultural analytics and lay the groundwork for future research and development in this domain.</w:t>
      </w:r>
    </w:p>
    <w:p w14:paraId="01EB1A83" w14:textId="77777777" w:rsidR="009F496A" w:rsidRPr="00F12449" w:rsidRDefault="009F496A" w:rsidP="009F496A">
      <w:pPr>
        <w:pStyle w:val="Heading1"/>
        <w:rPr>
          <w:b/>
          <w:bCs w:val="0"/>
        </w:rPr>
      </w:pPr>
      <w:bookmarkStart w:id="13" w:name="_Toc171686372"/>
      <w:bookmarkStart w:id="14" w:name="_Toc171686371"/>
      <w:r w:rsidRPr="00F12449">
        <w:t>Chapter 2</w:t>
      </w:r>
      <w:r w:rsidRPr="00F12449">
        <w:br/>
      </w:r>
      <w:r w:rsidRPr="00F12449">
        <w:rPr>
          <w:b/>
          <w:bCs w:val="0"/>
        </w:rPr>
        <w:t>REVIEW OF RELATED LITERATURE AND STUDIES</w:t>
      </w:r>
      <w:bookmarkEnd w:id="13"/>
    </w:p>
    <w:p w14:paraId="3364B695" w14:textId="77777777" w:rsidR="009F496A" w:rsidRPr="00F12449" w:rsidRDefault="009F496A" w:rsidP="009F496A">
      <w:pPr>
        <w:rPr>
          <w:sz w:val="24"/>
        </w:rPr>
      </w:pPr>
      <w:r w:rsidRPr="00F12449">
        <w:t xml:space="preserve">This chapter provides an overview of the literature that informed and guided the researchers and the study itself with implications for the findings. It is divided into </w:t>
      </w:r>
      <w:r>
        <w:t xml:space="preserve">five </w:t>
      </w:r>
      <w:r w:rsidRPr="00F12449">
        <w:lastRenderedPageBreak/>
        <w:t xml:space="preserve">main sections: an overview of crop </w:t>
      </w:r>
      <w:r>
        <w:t xml:space="preserve">yield </w:t>
      </w:r>
      <w:r w:rsidRPr="00F12449">
        <w:t xml:space="preserve">forecasting, benefits of crop </w:t>
      </w:r>
      <w:r>
        <w:t xml:space="preserve">yield </w:t>
      </w:r>
      <w:r w:rsidRPr="00F12449">
        <w:t xml:space="preserve">forecasting, factors influencing the </w:t>
      </w:r>
      <w:r>
        <w:t>yield</w:t>
      </w:r>
      <w:r w:rsidRPr="00F12449">
        <w:t xml:space="preserve"> for crops, techniques on time series forecasting random forest on regression problems, and a comparative study on machine learning for</w:t>
      </w:r>
      <w:r>
        <w:t xml:space="preserve"> </w:t>
      </w:r>
      <w:r w:rsidRPr="00F12449">
        <w:t>crop yield forecasting.</w:t>
      </w:r>
    </w:p>
    <w:p w14:paraId="39BD454D" w14:textId="77777777" w:rsidR="009F496A" w:rsidRPr="00F12449" w:rsidRDefault="009F496A" w:rsidP="009F496A">
      <w:pPr>
        <w:pStyle w:val="Heading2"/>
        <w:rPr>
          <w:sz w:val="36"/>
          <w:szCs w:val="36"/>
        </w:rPr>
      </w:pPr>
      <w:bookmarkStart w:id="15" w:name="_Toc156830188"/>
      <w:bookmarkStart w:id="16" w:name="_Toc171686373"/>
      <w:r w:rsidRPr="00F12449">
        <w:t xml:space="preserve">Overview of </w:t>
      </w:r>
      <w:bookmarkEnd w:id="15"/>
      <w:r w:rsidRPr="00F12449">
        <w:t xml:space="preserve">Crop </w:t>
      </w:r>
      <w:r>
        <w:t>Yield</w:t>
      </w:r>
      <w:r w:rsidRPr="00F12449">
        <w:t xml:space="preserve"> Forecasting</w:t>
      </w:r>
      <w:bookmarkEnd w:id="16"/>
    </w:p>
    <w:p w14:paraId="2D187D48" w14:textId="77777777" w:rsidR="009F496A" w:rsidRPr="00F12449" w:rsidRDefault="009F496A" w:rsidP="009F496A">
      <w:pPr>
        <w:rPr>
          <w:color w:val="000000"/>
          <w:szCs w:val="23"/>
        </w:rPr>
      </w:pPr>
      <w:bookmarkStart w:id="17" w:name="_Hlk141278223"/>
      <w:r w:rsidRPr="00F12449">
        <w:rPr>
          <w:color w:val="000000"/>
          <w:szCs w:val="23"/>
        </w:rPr>
        <w:t xml:space="preserve">Crop demand forecasting is critical to agriculture's ability to plan and manage resources effectively. In terms of production, influence on the economy, and availability of food, rice, also known as </w:t>
      </w:r>
      <w:commentRangeStart w:id="18"/>
      <w:r w:rsidRPr="00017158">
        <w:rPr>
          <w:i/>
          <w:iCs/>
          <w:color w:val="000000"/>
          <w:szCs w:val="23"/>
        </w:rPr>
        <w:t>palay</w:t>
      </w:r>
      <w:commentRangeEnd w:id="18"/>
      <w:r w:rsidRPr="001734D5">
        <w:rPr>
          <w:rStyle w:val="CommentReference"/>
          <w:i/>
          <w:iCs/>
        </w:rPr>
        <w:commentReference w:id="18"/>
      </w:r>
      <w:r w:rsidRPr="00F12449">
        <w:rPr>
          <w:color w:val="000000"/>
          <w:szCs w:val="23"/>
        </w:rPr>
        <w:t xml:space="preserve">, and corn rank among the Philippines' most important crops. The cultivation of rice has long been a thriving sector in the Philippines, according to data from the Philippine Statistics Authority, and it continues to be the primary diet of the Filipino people. </w:t>
      </w:r>
      <w:r>
        <w:rPr>
          <w:color w:val="000000"/>
          <w:szCs w:val="23"/>
        </w:rPr>
        <w:t>Furthermore, c</w:t>
      </w:r>
      <w:r w:rsidRPr="00F12449">
        <w:rPr>
          <w:color w:val="000000"/>
          <w:szCs w:val="23"/>
        </w:rPr>
        <w:t>orn is used as a feed ingredient and as a raw material in the production of animal feed in several regions of the world. Factors such as income, population, and climate change contribute to the consumption of these crops.</w:t>
      </w:r>
    </w:p>
    <w:p w14:paraId="1F8AF29F" w14:textId="77777777" w:rsidR="009F496A" w:rsidRDefault="009F496A" w:rsidP="009F496A">
      <w:pPr>
        <w:rPr>
          <w:color w:val="000000"/>
          <w:szCs w:val="23"/>
        </w:rPr>
      </w:pPr>
      <w:r w:rsidRPr="00F12449">
        <w:rPr>
          <w:color w:val="000000"/>
          <w:szCs w:val="23"/>
        </w:rPr>
        <w:t xml:space="preserve">Crop </w:t>
      </w:r>
      <w:r>
        <w:rPr>
          <w:color w:val="000000"/>
          <w:szCs w:val="23"/>
        </w:rPr>
        <w:t>yield</w:t>
      </w:r>
      <w:r w:rsidRPr="00F12449">
        <w:rPr>
          <w:color w:val="000000"/>
          <w:szCs w:val="23"/>
        </w:rPr>
        <w:t xml:space="preserve"> has previously been predicted using traditional techniques such as trend analysis and econometric models. By examining patterns, trend analysis uses historical data to predict needs in the future. Using statistical techniques to account for the influence of other variables, econometric models facilitate comprehension of the underlying pattern of agricultural demand. Moreover, Joshi's (2019) research on the usage of econometric models such as ARIMA for forecasting revealed that while they are helpful, they are not very effective. A further investigation conducted by Li &amp; </w:t>
      </w:r>
      <w:proofErr w:type="spellStart"/>
      <w:r w:rsidRPr="00F12449">
        <w:rPr>
          <w:color w:val="000000"/>
          <w:szCs w:val="23"/>
        </w:rPr>
        <w:t>Kockelman</w:t>
      </w:r>
      <w:proofErr w:type="spellEnd"/>
      <w:r w:rsidRPr="00F12449">
        <w:rPr>
          <w:color w:val="000000"/>
          <w:szCs w:val="23"/>
        </w:rPr>
        <w:t xml:space="preserve"> (2019) aimed to evaluate the applicability of each approach by contrasting machine learning and conventional econometric models for travel decisions.</w:t>
      </w:r>
    </w:p>
    <w:p w14:paraId="308A91D5" w14:textId="77777777" w:rsidR="009F496A" w:rsidRPr="00F12449" w:rsidRDefault="009F496A" w:rsidP="009F496A">
      <w:pPr>
        <w:rPr>
          <w:color w:val="000000"/>
          <w:szCs w:val="23"/>
        </w:rPr>
      </w:pPr>
      <w:r w:rsidRPr="009F5E5A">
        <w:rPr>
          <w:color w:val="000000"/>
          <w:szCs w:val="23"/>
        </w:rPr>
        <w:t xml:space="preserve">Machine learning is an innovation that has rewritten yield forecasting as it allows for calculations of various factors that are interrelated. Handling of big data in </w:t>
      </w:r>
      <w:r>
        <w:rPr>
          <w:color w:val="000000"/>
          <w:szCs w:val="23"/>
        </w:rPr>
        <w:t>the </w:t>
      </w:r>
      <w:r w:rsidRPr="009F5E5A">
        <w:rPr>
          <w:color w:val="000000"/>
          <w:szCs w:val="23"/>
        </w:rPr>
        <w:t xml:space="preserve">forecasting process is now accomplished using machine learning algorithms like </w:t>
      </w:r>
      <w:r w:rsidRPr="009F5E5A">
        <w:rPr>
          <w:color w:val="000000"/>
          <w:szCs w:val="23"/>
        </w:rPr>
        <w:lastRenderedPageBreak/>
        <w:t>Random Forest, SVM, and Neural Networks. These models are especially effective in terms of</w:t>
      </w:r>
      <w:r>
        <w:rPr>
          <w:color w:val="000000"/>
          <w:szCs w:val="23"/>
        </w:rPr>
        <w:t xml:space="preserve"> </w:t>
      </w:r>
      <w:r w:rsidRPr="009F5E5A">
        <w:rPr>
          <w:color w:val="000000"/>
          <w:szCs w:val="23"/>
        </w:rPr>
        <w:t xml:space="preserve">incident detection and forecast of relationships including such factors as non-linear relationships, and </w:t>
      </w:r>
      <w:proofErr w:type="gramStart"/>
      <w:r w:rsidRPr="009F5E5A">
        <w:rPr>
          <w:color w:val="000000"/>
          <w:szCs w:val="23"/>
        </w:rPr>
        <w:t>high</w:t>
      </w:r>
      <w:r>
        <w:rPr>
          <w:color w:val="000000"/>
          <w:szCs w:val="23"/>
        </w:rPr>
        <w:t>-</w:t>
      </w:r>
      <w:r w:rsidRPr="009F5E5A">
        <w:rPr>
          <w:color w:val="000000"/>
          <w:szCs w:val="23"/>
        </w:rPr>
        <w:t>dimensionality</w:t>
      </w:r>
      <w:proofErr w:type="gramEnd"/>
      <w:r w:rsidRPr="009F5E5A">
        <w:rPr>
          <w:color w:val="000000"/>
          <w:szCs w:val="23"/>
        </w:rPr>
        <w:t xml:space="preserve">. Crop yield estimation is an important step in the process of agricultural planning and </w:t>
      </w:r>
      <w:r>
        <w:rPr>
          <w:color w:val="000000"/>
          <w:szCs w:val="23"/>
        </w:rPr>
        <w:t>is </w:t>
      </w:r>
      <w:r w:rsidRPr="009F5E5A">
        <w:rPr>
          <w:color w:val="000000"/>
          <w:szCs w:val="23"/>
        </w:rPr>
        <w:t>used to estimate the amount of yield the farmer is likely to obtain from a particular piece of land. It covers the use of past records, the weather conditions at the time of planting and harvesting the soil type</w:t>
      </w:r>
      <w:r>
        <w:rPr>
          <w:color w:val="000000"/>
          <w:szCs w:val="23"/>
        </w:rPr>
        <w:t>,</w:t>
      </w:r>
      <w:r w:rsidRPr="009F5E5A">
        <w:rPr>
          <w:color w:val="000000"/>
          <w:szCs w:val="23"/>
        </w:rPr>
        <w:t xml:space="preserve"> and many more to develop heuristic models to forecast the yields. This is the reason why this forecasting plays </w:t>
      </w:r>
      <w:r>
        <w:rPr>
          <w:color w:val="000000"/>
          <w:szCs w:val="23"/>
        </w:rPr>
        <w:t>a </w:t>
      </w:r>
      <w:r w:rsidRPr="009F5E5A">
        <w:rPr>
          <w:color w:val="000000"/>
          <w:szCs w:val="23"/>
        </w:rPr>
        <w:t xml:space="preserve">significant role as it </w:t>
      </w:r>
      <w:r>
        <w:rPr>
          <w:color w:val="000000"/>
          <w:szCs w:val="23"/>
        </w:rPr>
        <w:t>h</w:t>
      </w:r>
      <w:r w:rsidRPr="009F5E5A">
        <w:rPr>
          <w:color w:val="000000"/>
          <w:szCs w:val="23"/>
        </w:rPr>
        <w:t>as been seen in food security, economic planning</w:t>
      </w:r>
      <w:r>
        <w:rPr>
          <w:color w:val="000000"/>
          <w:szCs w:val="23"/>
        </w:rPr>
        <w:t>,</w:t>
      </w:r>
      <w:r w:rsidRPr="009F5E5A">
        <w:rPr>
          <w:color w:val="000000"/>
          <w:szCs w:val="23"/>
        </w:rPr>
        <w:t xml:space="preserve"> and resource allocation issues</w:t>
      </w:r>
      <w:r>
        <w:rPr>
          <w:color w:val="000000"/>
          <w:szCs w:val="23"/>
        </w:rPr>
        <w:t xml:space="preserve"> </w:t>
      </w:r>
      <w:r w:rsidRPr="009F5E5A">
        <w:rPr>
          <w:color w:val="000000"/>
          <w:szCs w:val="23"/>
        </w:rPr>
        <w:t>(Morales &amp; Villalobos, 2023)</w:t>
      </w:r>
      <w:r>
        <w:rPr>
          <w:color w:val="000000"/>
          <w:szCs w:val="23"/>
        </w:rPr>
        <w:t>.</w:t>
      </w:r>
    </w:p>
    <w:p w14:paraId="4F096A93" w14:textId="77777777" w:rsidR="009F496A" w:rsidRDefault="009F496A" w:rsidP="009F496A">
      <w:pPr>
        <w:pStyle w:val="Heading2"/>
      </w:pPr>
      <w:bookmarkStart w:id="19" w:name="_Toc171686374"/>
      <w:bookmarkEnd w:id="17"/>
      <w:commentRangeStart w:id="20"/>
      <w:r w:rsidRPr="00F12449">
        <w:t xml:space="preserve">Benefits of Crop </w:t>
      </w:r>
      <w:r>
        <w:t xml:space="preserve">Yield </w:t>
      </w:r>
      <w:r w:rsidRPr="00F12449">
        <w:t>Forecasting</w:t>
      </w:r>
      <w:commentRangeEnd w:id="20"/>
      <w:r w:rsidRPr="00F12449">
        <w:rPr>
          <w:rStyle w:val="CommentReference"/>
          <w:b w:val="0"/>
        </w:rPr>
        <w:commentReference w:id="20"/>
      </w:r>
      <w:bookmarkEnd w:id="19"/>
    </w:p>
    <w:p w14:paraId="374A6D35" w14:textId="77777777" w:rsidR="009F496A" w:rsidRDefault="009F496A" w:rsidP="009F496A">
      <w:r w:rsidRPr="00634D17">
        <w:t>Crop yield forecasting has a lot of usefulness in many areas of agriculture from the field level decision</w:t>
      </w:r>
      <w:r>
        <w:t>-</w:t>
      </w:r>
      <w:r w:rsidRPr="00634D17">
        <w:t>making to governmental</w:t>
      </w:r>
      <w:r>
        <w:t>-</w:t>
      </w:r>
      <w:r w:rsidRPr="00634D17">
        <w:t>level economic planning. These benefits are achieved in the form of improved predictability, effective resource management, and formulation of sound policies that are central to sustainable agriculture.</w:t>
      </w:r>
    </w:p>
    <w:p w14:paraId="3D4C61FF" w14:textId="77777777" w:rsidR="009F496A" w:rsidRDefault="009F496A" w:rsidP="009F496A">
      <w:r w:rsidRPr="00634D17">
        <w:t xml:space="preserve">Forecasting of crop yield using predictive analytics offers farmers and other stakeholders in agriculture essential data on volumes expected to be produced. This makes it easier </w:t>
      </w:r>
      <w:r>
        <w:t>to</w:t>
      </w:r>
      <w:r w:rsidRPr="00634D17">
        <w:t xml:space="preserve"> plan concerning the labor force, tools</w:t>
      </w:r>
      <w:r>
        <w:t>,</w:t>
      </w:r>
      <w:r w:rsidRPr="00634D17">
        <w:t xml:space="preserve"> and even the funds that are needed </w:t>
      </w:r>
      <w:r>
        <w:t>for</w:t>
      </w:r>
      <w:r w:rsidRPr="00634D17">
        <w:t xml:space="preserve"> the project. Weather information enables accurate determination of yields thus reduc</w:t>
      </w:r>
      <w:r>
        <w:t>ing</w:t>
      </w:r>
      <w:r w:rsidRPr="00634D17">
        <w:t xml:space="preserve"> </w:t>
      </w:r>
      <w:r>
        <w:t>the </w:t>
      </w:r>
      <w:r w:rsidRPr="00634D17">
        <w:t>variability of price and market demand thus steadying the farmer’s and investor’s income​</w:t>
      </w:r>
      <w:r>
        <w:t xml:space="preserve"> </w:t>
      </w:r>
      <w:r w:rsidRPr="00634D17">
        <w:t>(D. M. P. W. Dissanayake et al., 2023)</w:t>
      </w:r>
      <w:r>
        <w:t>.</w:t>
      </w:r>
    </w:p>
    <w:p w14:paraId="36584203" w14:textId="77777777" w:rsidR="009F496A" w:rsidRDefault="009F496A" w:rsidP="009F496A">
      <w:r w:rsidRPr="00634D17">
        <w:t xml:space="preserve">The other major advantage of crop yield forecasting is </w:t>
      </w:r>
      <w:r>
        <w:t>the </w:t>
      </w:r>
      <w:r w:rsidRPr="00634D17">
        <w:t xml:space="preserve">efficient and proper management of available resources. This way, the farmers are </w:t>
      </w:r>
      <w:proofErr w:type="gramStart"/>
      <w:r w:rsidRPr="00634D17">
        <w:t>in a position</w:t>
      </w:r>
      <w:proofErr w:type="gramEnd"/>
      <w:r w:rsidRPr="00634D17">
        <w:t xml:space="preserve"> to determine how much of a crop is likely to grow, and thus are in a position to decide on the best time to use water, fertilizers</w:t>
      </w:r>
      <w:r>
        <w:t>,</w:t>
      </w:r>
      <w:r w:rsidRPr="00634D17">
        <w:t xml:space="preserve"> and pesticides among others. This not only assist</w:t>
      </w:r>
      <w:r>
        <w:t>s</w:t>
      </w:r>
      <w:r w:rsidRPr="00634D17">
        <w:t xml:space="preserve"> in making the cost of farming cheap </w:t>
      </w:r>
      <w:r>
        <w:t>by</w:t>
      </w:r>
      <w:r w:rsidRPr="00634D17">
        <w:t xml:space="preserve"> avoiding </w:t>
      </w:r>
      <w:r>
        <w:t>the </w:t>
      </w:r>
      <w:r w:rsidRPr="00634D17">
        <w:t xml:space="preserve">use of excess inputs but also reduces the effects on </w:t>
      </w:r>
      <w:r w:rsidRPr="00634D17">
        <w:lastRenderedPageBreak/>
        <w:t>the environment. For instance</w:t>
      </w:r>
      <w:r>
        <w:t>,</w:t>
      </w:r>
      <w:r w:rsidRPr="00634D17">
        <w:t xml:space="preserve"> accurate irrigation methods powered by yield predictions ha</w:t>
      </w:r>
      <w:r>
        <w:t>ve</w:t>
      </w:r>
      <w:r w:rsidRPr="00634D17">
        <w:t xml:space="preserve"> demonstrated a lot of water conservation hence very valuable in construed environments</w:t>
      </w:r>
      <w:r>
        <w:t xml:space="preserve"> </w:t>
      </w:r>
      <w:r w:rsidRPr="00634D17">
        <w:t>(Pankaj et al., 2023)</w:t>
      </w:r>
      <w:r>
        <w:t>.</w:t>
      </w:r>
    </w:p>
    <w:p w14:paraId="72E946C7" w14:textId="77777777" w:rsidR="009F496A" w:rsidRPr="00634D17" w:rsidRDefault="009F496A" w:rsidP="009F496A">
      <w:r w:rsidRPr="00634D17">
        <w:t xml:space="preserve">Crop yield predictions are useful in </w:t>
      </w:r>
      <w:proofErr w:type="gramStart"/>
      <w:r w:rsidRPr="00634D17">
        <w:t>policy</w:t>
      </w:r>
      <w:r>
        <w:t>-</w:t>
      </w:r>
      <w:r w:rsidRPr="00634D17">
        <w:t>making</w:t>
      </w:r>
      <w:proofErr w:type="gramEnd"/>
      <w:r w:rsidRPr="00634D17">
        <w:t xml:space="preserve"> involving farming. These forecasts are useful to governments and regulatory authorities to anticipate food imports and exportation, control food stocks</w:t>
      </w:r>
      <w:r>
        <w:t>,</w:t>
      </w:r>
      <w:r w:rsidRPr="00634D17">
        <w:t xml:space="preserve"> and develop subsidies and support </w:t>
      </w:r>
      <w:r>
        <w:t>f</w:t>
      </w:r>
      <w:r w:rsidRPr="00634D17">
        <w:t>o</w:t>
      </w:r>
      <w:r>
        <w:t>r</w:t>
      </w:r>
      <w:r w:rsidRPr="00634D17">
        <w:t xml:space="preserve"> farmers. Realizing today’s possible yield makes it possible to set policies regard</w:t>
      </w:r>
      <w:r>
        <w:t>ing</w:t>
      </w:r>
      <w:r w:rsidRPr="00634D17">
        <w:t xml:space="preserve"> food production and distribution in the market. This is especially so where the economy is largely driven by agriculture</w:t>
      </w:r>
      <w:r>
        <w:t xml:space="preserve"> </w:t>
      </w:r>
      <w:r w:rsidRPr="00634D17">
        <w:t>(Gera &amp; Jain, 2023)</w:t>
      </w:r>
      <w:r>
        <w:t>.</w:t>
      </w:r>
    </w:p>
    <w:p w14:paraId="7A4D2A63" w14:textId="77777777" w:rsidR="009F496A" w:rsidRDefault="009F496A" w:rsidP="009F496A">
      <w:pPr>
        <w:pStyle w:val="Heading2"/>
      </w:pPr>
      <w:bookmarkStart w:id="21" w:name="_Toc171686375"/>
      <w:r w:rsidRPr="00F12449">
        <w:t xml:space="preserve">Factors Influencing the </w:t>
      </w:r>
      <w:r>
        <w:t xml:space="preserve">Yield </w:t>
      </w:r>
      <w:r w:rsidRPr="00F12449">
        <w:t>for Crops</w:t>
      </w:r>
      <w:bookmarkEnd w:id="21"/>
    </w:p>
    <w:p w14:paraId="7D601FF5" w14:textId="77777777" w:rsidR="009F496A" w:rsidRDefault="009F496A" w:rsidP="009F496A">
      <w:r w:rsidRPr="00443924">
        <w:t>Yield is the product of many interrelated factors that can include climatic factors, the practices that are used when cultivating crops</w:t>
      </w:r>
      <w:r>
        <w:t>,</w:t>
      </w:r>
      <w:r w:rsidRPr="00443924">
        <w:t xml:space="preserve"> and even the available technology. Climate is the first since crops require specific temperature, light</w:t>
      </w:r>
      <w:r>
        <w:t>,</w:t>
      </w:r>
      <w:r w:rsidRPr="00443924">
        <w:t xml:space="preserve"> and moisture conditions for the crops to grow. Heat stress affects photosynthesis is vital for crop growth and therefore go</w:t>
      </w:r>
      <w:r>
        <w:t>es</w:t>
      </w:r>
      <w:r w:rsidRPr="00443924">
        <w:t xml:space="preserve"> hand in hand with yield outputs (Hatfield et al., 2015). Soil also has a very important unearthing, for it provides the necessary nutrients needed for plant growth in soils that are most fertile. Indeed, nutrient availability, soil pH, structure</w:t>
      </w:r>
      <w:r>
        <w:t>,</w:t>
      </w:r>
      <w:r w:rsidRPr="00443924">
        <w:t xml:space="preserve"> and organic matter affect how plants </w:t>
      </w:r>
      <w:proofErr w:type="gramStart"/>
      <w:r w:rsidRPr="00443924">
        <w:t>are able to</w:t>
      </w:r>
      <w:proofErr w:type="gramEnd"/>
      <w:r w:rsidRPr="00443924">
        <w:t xml:space="preserve"> tap into these nutrients (Guo et al., 2021). </w:t>
      </w:r>
    </w:p>
    <w:p w14:paraId="6BB6EDEA" w14:textId="77777777" w:rsidR="009F496A" w:rsidRDefault="009F496A" w:rsidP="009F496A">
      <w:r w:rsidRPr="00443924">
        <w:t>Another environmental factor is water supply where both low and high supply are equally destructive to crops in the field. Irrigation therefore plays a central role in achieving the balance that is needed for crop production (</w:t>
      </w:r>
      <w:proofErr w:type="spellStart"/>
      <w:r w:rsidRPr="00443924">
        <w:t>Supit</w:t>
      </w:r>
      <w:proofErr w:type="spellEnd"/>
      <w:r w:rsidRPr="00443924">
        <w:t xml:space="preserve"> et al., 2012). In the agricultural sector</w:t>
      </w:r>
      <w:r>
        <w:t>,</w:t>
      </w:r>
      <w:r w:rsidRPr="00443924">
        <w:t xml:space="preserve"> for instance, measures like crop </w:t>
      </w:r>
      <w:commentRangeStart w:id="22"/>
      <w:r w:rsidRPr="00443924">
        <w:t xml:space="preserve">INTERSECTING </w:t>
      </w:r>
      <w:commentRangeEnd w:id="22"/>
      <w:r>
        <w:rPr>
          <w:rStyle w:val="CommentReference"/>
        </w:rPr>
        <w:commentReference w:id="22"/>
      </w:r>
      <w:r w:rsidRPr="00443924">
        <w:t xml:space="preserve">with another crop to provision for pest control and building fertility in the soil thus improving yields. As a couple of practices, integrated pest management and the use of </w:t>
      </w:r>
      <w:r>
        <w:t>the </w:t>
      </w:r>
      <w:r w:rsidRPr="00443924">
        <w:t xml:space="preserve">right type of fertilizers </w:t>
      </w:r>
      <w:r>
        <w:t>in</w:t>
      </w:r>
      <w:r w:rsidRPr="00443924">
        <w:t xml:space="preserve"> the areas of the soils are the basic requirements for the protection of crops from pests and diseases and the </w:t>
      </w:r>
      <w:r w:rsidRPr="00443924">
        <w:lastRenderedPageBreak/>
        <w:t xml:space="preserve">supply of nutrients required for the growth of crops (Bhojwani et al., 2017; Jain et al., 2017). </w:t>
      </w:r>
    </w:p>
    <w:p w14:paraId="63D22A35" w14:textId="77777777" w:rsidR="009F496A" w:rsidRDefault="009F496A" w:rsidP="009F496A">
      <w:r w:rsidRPr="00443924">
        <w:t xml:space="preserve">There is growing importance of technology and genes in today’s farming. This is due </w:t>
      </w:r>
      <w:r>
        <w:t>to </w:t>
      </w:r>
      <w:r w:rsidRPr="00443924">
        <w:t>the adoption of high</w:t>
      </w:r>
      <w:r>
        <w:t>-</w:t>
      </w:r>
      <w:r w:rsidRPr="00443924">
        <w:t>quality seeds that have been genetically modified to suit specific stresses s</w:t>
      </w:r>
      <w:r>
        <w:t xml:space="preserve">uch </w:t>
      </w:r>
      <w:r w:rsidRPr="00443924">
        <w:t>a</w:t>
      </w:r>
      <w:r>
        <w:t>s</w:t>
      </w:r>
      <w:r w:rsidRPr="00443924">
        <w:t xml:space="preserve"> drought and diseases common in the region. GPS, drones, IoT sensors</w:t>
      </w:r>
      <w:r>
        <w:t>,</w:t>
      </w:r>
      <w:r w:rsidRPr="00443924">
        <w:t xml:space="preserve"> and other smart devices help to monitor and control plant health, soil</w:t>
      </w:r>
      <w:r>
        <w:t>,</w:t>
      </w:r>
      <w:r w:rsidRPr="00443924">
        <w:t xml:space="preserve"> and micro-climates, to apply inputs and management practices for maximum yield on limited resources (Jain et al., 2017).</w:t>
      </w:r>
    </w:p>
    <w:p w14:paraId="10AA2B5E" w14:textId="77777777" w:rsidR="009F496A" w:rsidRPr="00A517BB" w:rsidDel="0073636E" w:rsidRDefault="009F496A" w:rsidP="009F496A">
      <w:pPr>
        <w:rPr>
          <w:del w:id="23" w:author="Earl Peter Gangoso" w:date="2024-10-28T11:17:00Z" w16du:dateUtc="2024-10-28T03:17:00Z"/>
          <w:lang w:val="en-PH"/>
        </w:rPr>
      </w:pPr>
      <w:r>
        <w:rPr>
          <w:lang w:val="en-PH"/>
        </w:rPr>
        <w:t>Finally</w:t>
      </w:r>
      <w:r w:rsidRPr="00A517BB">
        <w:rPr>
          <w:lang w:val="en-PH"/>
        </w:rPr>
        <w:t xml:space="preserve">, factors such as access to </w:t>
      </w:r>
      <w:r>
        <w:rPr>
          <w:lang w:val="en-PH"/>
        </w:rPr>
        <w:t>the </w:t>
      </w:r>
      <w:r w:rsidRPr="00A517BB">
        <w:rPr>
          <w:lang w:val="en-PH"/>
        </w:rPr>
        <w:t>market and other policies in the economy swell up the farming decision</w:t>
      </w:r>
      <w:r>
        <w:rPr>
          <w:lang w:val="en-PH"/>
        </w:rPr>
        <w:t>s</w:t>
      </w:r>
      <w:r w:rsidRPr="00A517BB">
        <w:rPr>
          <w:lang w:val="en-PH"/>
        </w:rPr>
        <w:t xml:space="preserve"> and practices thus the yields. Farmers can be motivated to adopt sustainable farming practices and new technologies when governments promote t</w:t>
      </w:r>
      <w:r>
        <w:rPr>
          <w:lang w:val="en-PH"/>
        </w:rPr>
        <w:t>heir</w:t>
      </w:r>
      <w:r w:rsidRPr="00A517BB">
        <w:rPr>
          <w:lang w:val="en-PH"/>
        </w:rPr>
        <w:t xml:space="preserve"> policies of subsidy grants to modern agriculture. On the other hand, the policies not supporting sustainable practices may help to slow down yield improvement (Wankhede et al., 2017; Raj, 2021).</w:t>
      </w:r>
    </w:p>
    <w:p w14:paraId="6B4E6F24" w14:textId="77777777" w:rsidR="009F496A" w:rsidRPr="00443924" w:rsidRDefault="009F496A" w:rsidP="009F496A"/>
    <w:p w14:paraId="3B0AA88C" w14:textId="77777777" w:rsidR="009F496A" w:rsidRPr="00F12449" w:rsidRDefault="009F496A" w:rsidP="009F496A">
      <w:pPr>
        <w:pStyle w:val="Heading2"/>
      </w:pPr>
      <w:bookmarkStart w:id="24" w:name="_Toc156830190"/>
      <w:bookmarkStart w:id="25" w:name="_Toc171686376"/>
      <w:r w:rsidRPr="00F12449">
        <w:t>Techniques on Time Series Forecasting</w:t>
      </w:r>
      <w:bookmarkEnd w:id="24"/>
      <w:r w:rsidRPr="00F12449">
        <w:t xml:space="preserve"> Random Forest on Regression Problems</w:t>
      </w:r>
      <w:bookmarkEnd w:id="25"/>
    </w:p>
    <w:p w14:paraId="22F0CF10" w14:textId="77777777" w:rsidR="009F496A" w:rsidRDefault="009F496A" w:rsidP="009F496A">
      <w:pPr>
        <w:rPr>
          <w:color w:val="000000"/>
          <w:shd w:val="clear" w:color="auto" w:fill="FFFFFF"/>
        </w:rPr>
      </w:pPr>
      <w:r w:rsidRPr="00F12449">
        <w:t xml:space="preserve">Random Forest Regression is a powerful ensemble learning method widely used in various fields such as finance, healthcare, and marketing. It leverages the strength of multiple decision trees to produce a robust predictive model, making it one of the go-to algorithms for regression tasks. By averaging the predictions of numerous decision trees, random forest mitigates the risk of overfitting and improves generalization, providing more accurate and stable predictions. </w:t>
      </w:r>
      <w:r w:rsidRPr="00F12449">
        <w:rPr>
          <w:color w:val="000000"/>
          <w:shd w:val="clear" w:color="auto" w:fill="FFFFFF"/>
        </w:rPr>
        <w:t>(Sengupta, 2024).</w:t>
      </w:r>
    </w:p>
    <w:p w14:paraId="0B44683D" w14:textId="77777777" w:rsidR="009F496A" w:rsidRPr="00BD2BAC" w:rsidRDefault="009F496A" w:rsidP="009F496A">
      <w:pPr>
        <w:ind w:firstLine="0"/>
        <w:rPr>
          <w:b/>
          <w:bCs/>
          <w:color w:val="000000"/>
          <w:shd w:val="clear" w:color="auto" w:fill="FFFFFF"/>
        </w:rPr>
      </w:pPr>
      <w:r w:rsidRPr="00BD2BAC">
        <w:rPr>
          <w:b/>
          <w:bCs/>
          <w:color w:val="000000"/>
          <w:shd w:val="clear" w:color="auto" w:fill="FFFFFF"/>
        </w:rPr>
        <w:t>Figure 1</w:t>
      </w:r>
    </w:p>
    <w:p w14:paraId="5A5FB451" w14:textId="77777777" w:rsidR="009F496A" w:rsidRDefault="009F496A" w:rsidP="009F496A">
      <w:pPr>
        <w:ind w:firstLine="0"/>
        <w:rPr>
          <w:i/>
          <w:iCs/>
          <w:color w:val="000000"/>
          <w:shd w:val="clear" w:color="auto" w:fill="FFFFFF"/>
        </w:rPr>
      </w:pPr>
      <w:r>
        <w:rPr>
          <w:i/>
          <w:iCs/>
          <w:color w:val="000000"/>
          <w:shd w:val="clear" w:color="auto" w:fill="FFFFFF"/>
        </w:rPr>
        <w:t>Random Forest</w:t>
      </w:r>
    </w:p>
    <w:p w14:paraId="24955E32" w14:textId="77777777" w:rsidR="009F496A" w:rsidRPr="00BD2BAC" w:rsidRDefault="009F496A" w:rsidP="009F496A">
      <w:pPr>
        <w:ind w:firstLine="0"/>
        <w:rPr>
          <w:color w:val="000000"/>
          <w:shd w:val="clear" w:color="auto" w:fill="FFFFFF"/>
        </w:rPr>
      </w:pPr>
      <w:r>
        <w:rPr>
          <w:i/>
          <w:iCs/>
          <w:color w:val="000000"/>
          <w:shd w:val="clear" w:color="auto" w:fill="FFFFFF"/>
        </w:rPr>
        <w:lastRenderedPageBreak/>
        <w:tab/>
      </w:r>
      <w:r>
        <w:rPr>
          <w:noProof/>
          <w:color w:val="000000"/>
          <w:shd w:val="clear" w:color="auto" w:fill="FFFFFF"/>
        </w:rPr>
        <w:drawing>
          <wp:inline distT="0" distB="0" distL="0" distR="0" wp14:anchorId="70AABB56" wp14:editId="60E1CB53">
            <wp:extent cx="4161309" cy="2362835"/>
            <wp:effectExtent l="0" t="0" r="0" b="0"/>
            <wp:docPr id="1982993878" name="Picture 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93878" name="Picture 2" descr="A diagram of a tree&#10;&#10;Description automatically generated"/>
                    <pic:cNvPicPr/>
                  </pic:nvPicPr>
                  <pic:blipFill rotWithShape="1">
                    <a:blip r:embed="rId15" cstate="print">
                      <a:extLst>
                        <a:ext uri="{28A0092B-C50C-407E-A947-70E740481C1C}">
                          <a14:useLocalDpi xmlns:a14="http://schemas.microsoft.com/office/drawing/2010/main" val="0"/>
                        </a:ext>
                      </a:extLst>
                    </a:blip>
                    <a:srcRect t="20509"/>
                    <a:stretch/>
                  </pic:blipFill>
                  <pic:spPr bwMode="auto">
                    <a:xfrm>
                      <a:off x="0" y="0"/>
                      <a:ext cx="4176661" cy="2371552"/>
                    </a:xfrm>
                    <a:prstGeom prst="rect">
                      <a:avLst/>
                    </a:prstGeom>
                    <a:ln>
                      <a:noFill/>
                    </a:ln>
                    <a:extLst>
                      <a:ext uri="{53640926-AAD7-44D8-BBD7-CCE9431645EC}">
                        <a14:shadowObscured xmlns:a14="http://schemas.microsoft.com/office/drawing/2010/main"/>
                      </a:ext>
                    </a:extLst>
                  </pic:spPr>
                </pic:pic>
              </a:graphicData>
            </a:graphic>
          </wp:inline>
        </w:drawing>
      </w:r>
    </w:p>
    <w:p w14:paraId="114B64AE" w14:textId="77777777" w:rsidR="009F496A" w:rsidRPr="00BD2BAC" w:rsidRDefault="009F496A" w:rsidP="009F496A">
      <w:pPr>
        <w:ind w:firstLine="0"/>
        <w:rPr>
          <w:i/>
          <w:iCs/>
        </w:rPr>
      </w:pPr>
    </w:p>
    <w:p w14:paraId="146229C0" w14:textId="77777777" w:rsidR="009F496A" w:rsidRPr="00F12449" w:rsidRDefault="009F496A" w:rsidP="009F496A">
      <w:r w:rsidRPr="00F12449">
        <w:t>Other hyperparameters in the Random Forest model included the number of trees to be created (</w:t>
      </w:r>
      <w:proofErr w:type="spellStart"/>
      <w:r w:rsidRPr="00F12449">
        <w:t>n_estimators</w:t>
      </w:r>
      <w:proofErr w:type="spellEnd"/>
      <w:r w:rsidRPr="00F12449">
        <w:t>), the maximum depth of the trees (</w:t>
      </w:r>
      <w:proofErr w:type="spellStart"/>
      <w:r w:rsidRPr="00F12449">
        <w:t>max_depth</w:t>
      </w:r>
      <w:proofErr w:type="spellEnd"/>
      <w:r w:rsidRPr="00F12449">
        <w:t>), and the minimum number of samples required to split a node (</w:t>
      </w:r>
      <w:proofErr w:type="spellStart"/>
      <w:r w:rsidRPr="00F12449">
        <w:t>min_samples_split</w:t>
      </w:r>
      <w:proofErr w:type="spellEnd"/>
      <w:r w:rsidRPr="00F12449">
        <w:t xml:space="preserve">). </w:t>
      </w:r>
      <w:r w:rsidRPr="00F12449">
        <w:rPr>
          <w:color w:val="000000"/>
          <w:shd w:val="clear" w:color="auto" w:fill="FFFFFF"/>
        </w:rPr>
        <w:t>(Chauhan, 2021).</w:t>
      </w:r>
      <w:r w:rsidRPr="00F12449">
        <w:t xml:space="preserve"> </w:t>
      </w:r>
    </w:p>
    <w:p w14:paraId="14E8699E" w14:textId="77777777" w:rsidR="009F496A" w:rsidRPr="00F12449" w:rsidDel="0073636E" w:rsidRDefault="009F496A" w:rsidP="009F496A">
      <w:pPr>
        <w:rPr>
          <w:del w:id="26" w:author="Earl Peter Gangoso" w:date="2024-10-28T11:19:00Z" w16du:dateUtc="2024-10-28T03:19:00Z"/>
        </w:rPr>
      </w:pPr>
      <w:r>
        <w:t>P</w:t>
      </w:r>
      <w:r w:rsidRPr="00F12449">
        <w:t xml:space="preserve">rior studies </w:t>
      </w:r>
      <w:r>
        <w:t xml:space="preserve">have shown that </w:t>
      </w:r>
      <w:r w:rsidRPr="00F12449">
        <w:t xml:space="preserve">Random Forest could be applied to regression problems, capable of handling non-linear relationships and interactions between variables and therefore a great tool for predictive modeling in agriculture. </w:t>
      </w:r>
      <w:proofErr w:type="spellStart"/>
      <w:r w:rsidRPr="00F12449">
        <w:t>Belgiu</w:t>
      </w:r>
      <w:proofErr w:type="spellEnd"/>
      <w:r w:rsidRPr="00F12449">
        <w:t xml:space="preserve"> and </w:t>
      </w:r>
      <w:proofErr w:type="spellStart"/>
      <w:r w:rsidRPr="00F12449">
        <w:t>Drăguţ</w:t>
      </w:r>
      <w:proofErr w:type="spellEnd"/>
      <w:r w:rsidRPr="00F12449">
        <w:t xml:space="preserve"> (2016) described its advantages regarding flexibility and stability across different regression and classification tasks; other authors have recently reflected similar opinions.</w:t>
      </w:r>
    </w:p>
    <w:p w14:paraId="33289516" w14:textId="77777777" w:rsidR="009F496A" w:rsidRDefault="009F496A" w:rsidP="009F496A">
      <w:ins w:id="27" w:author="Earl Peter Gangoso" w:date="2024-10-28T11:19:00Z" w16du:dateUtc="2024-10-28T03:19:00Z">
        <w:r>
          <w:t xml:space="preserve"> </w:t>
        </w:r>
      </w:ins>
      <w:r w:rsidRPr="00DA2687">
        <w:t>The</w:t>
      </w:r>
      <w:r>
        <w:t>se</w:t>
      </w:r>
      <w:r w:rsidRPr="00DA2687">
        <w:t xml:space="preserve"> studies mentioned the method’s success rate for handling and solving such issues</w:t>
      </w:r>
      <w:del w:id="28" w:author="Earl Peter Gangoso" w:date="2024-10-28T11:19:00Z" w16du:dateUtc="2024-10-28T03:19:00Z">
        <w:r w:rsidRPr="00DA2687" w:rsidDel="0073636E">
          <w:delText>,</w:delText>
        </w:r>
      </w:del>
      <w:r w:rsidRPr="00DA2687">
        <w:t xml:space="preserve"> </w:t>
      </w:r>
      <w:r>
        <w:t xml:space="preserve">and </w:t>
      </w:r>
      <w:r w:rsidRPr="00DA2687">
        <w:t>provide</w:t>
      </w:r>
      <w:r>
        <w:t>d</w:t>
      </w:r>
      <w:r w:rsidRPr="00DA2687">
        <w:t xml:space="preserve"> evidence to support the general applicability of Random Forest for regression problems in agriculture.</w:t>
      </w:r>
    </w:p>
    <w:p w14:paraId="36EC39CB" w14:textId="77777777" w:rsidR="009F496A" w:rsidRPr="00F12449" w:rsidRDefault="009F496A" w:rsidP="009F496A">
      <w:r w:rsidRPr="005E480C">
        <w:t>When it comes to agricultural data analysis, time series forecasting and Random Forest regression become two of the most crucial methods especially when it comes to crop yield estimation. Time series analysis on the other hand is a process of modeling and forecasting data points that occur in time series. It is especially important for the analysis of seasonal fluctuations and tendencies in agricultural yields. Seasonality in crop production data can for instance be handled by employing ARIMA (</w:t>
      </w:r>
      <w:proofErr w:type="spellStart"/>
      <w:r w:rsidRPr="005E480C">
        <w:t>AutoRegressive</w:t>
      </w:r>
      <w:proofErr w:type="spellEnd"/>
      <w:r w:rsidRPr="005E480C">
        <w:t xml:space="preserve"> </w:t>
      </w:r>
      <w:r w:rsidRPr="005E480C">
        <w:lastRenderedPageBreak/>
        <w:t>Integrated Moving Average) or exponential smoothing techniques as the means of structuring crop yield forecasting (Hyndman et al., 2018).</w:t>
      </w:r>
    </w:p>
    <w:p w14:paraId="1F72018E" w14:textId="77777777" w:rsidR="009F496A" w:rsidRDefault="009F496A" w:rsidP="009F496A">
      <w:pPr>
        <w:pStyle w:val="Heading2"/>
      </w:pPr>
      <w:bookmarkStart w:id="29" w:name="_Toc171686377"/>
      <w:r w:rsidRPr="00F12449">
        <w:t>A Comparative Study on Machine Learning for Crop Yield Forecasting</w:t>
      </w:r>
      <w:bookmarkEnd w:id="29"/>
    </w:p>
    <w:p w14:paraId="73B27222" w14:textId="77777777" w:rsidR="009F496A" w:rsidRDefault="009F496A" w:rsidP="009F496A">
      <w:pPr>
        <w:ind w:firstLine="0"/>
      </w:pPr>
      <w:r>
        <w:tab/>
      </w:r>
      <w:r w:rsidRPr="00BD2BAC">
        <w:t xml:space="preserve">Crop yield forecasting has a great importance in increasing the agricultural production, effective management of resources and food security. While using Random Forest methods, it is possible to achieve higher accuracy of yield predictions </w:t>
      </w:r>
      <w:proofErr w:type="gramStart"/>
      <w:r w:rsidRPr="00BD2BAC">
        <w:t>taking into account</w:t>
      </w:r>
      <w:proofErr w:type="gramEnd"/>
      <w:r w:rsidRPr="00BD2BAC">
        <w:t xml:space="preserve"> numerous environmental, meteorological and economic indicators. In this regard, many papers have been written to analyze the performance of a range of the machine learning algorithms in estimating crop yields with conditions.</w:t>
      </w:r>
    </w:p>
    <w:p w14:paraId="1FD1827B" w14:textId="77777777" w:rsidR="009F496A" w:rsidRDefault="009F496A" w:rsidP="009F496A">
      <w:r w:rsidRPr="00A63DC6">
        <w:t>Anderson et al. (2019) focused only on wheat yield prediction in the American Midwest. They incorporated satellite imagery coupled with climate data to train a Random Forest model, in a bid to account for spatial and temporal heterogeneities of yields. Normalization of the weather data and conversion of satellite images to obtain NDVI, which measures vegetative health, were done in this process. On their model</w:t>
      </w:r>
      <w:r>
        <w:t>,</w:t>
      </w:r>
      <w:r w:rsidRPr="00A63DC6">
        <w:t xml:space="preserve"> they got an R² of 0.78 which indicates that 78% of the yield variability could be attributed to the predictors. The Mean Absolute Error is equal to 1.2 tons per hectare and </w:t>
      </w:r>
      <w:r>
        <w:t>the </w:t>
      </w:r>
      <w:r w:rsidRPr="00A63DC6">
        <w:t xml:space="preserve">Mean Squared Error of 2.5 tons per hectare squared proved its effectiveness and forecasting ability in the regional setting. In their study, </w:t>
      </w:r>
    </w:p>
    <w:p w14:paraId="43877389" w14:textId="77777777" w:rsidR="009F496A" w:rsidRDefault="009F496A" w:rsidP="009F496A">
      <w:r w:rsidRPr="00A63DC6">
        <w:t>Baker and Smith (2020) assessed corn yield in several states in the United States of America using soil information, yield records, and current climate information. Using Support Vector Machines (SVM), they cleaned the data and managed missing values as well as scaling features. Specifically, the detailed soil nutrient data and weather condition</w:t>
      </w:r>
      <w:r>
        <w:t>s</w:t>
      </w:r>
      <w:r w:rsidRPr="00A63DC6">
        <w:t xml:space="preserve"> were incorporated into their model. The coefficients of determination, R², were 0.85, showing the high accuracy of the model, and the errors, mean absolute error at 0.95 tons </w:t>
      </w:r>
      <w:r w:rsidRPr="00A63DC6">
        <w:lastRenderedPageBreak/>
        <w:t>ha⁻¹ and mean squared error at 1.8 tons ha⁻¹², also corroborated model effectiveness in predicting under different circumstance</w:t>
      </w:r>
      <w:r>
        <w:t>s</w:t>
      </w:r>
      <w:r w:rsidRPr="00A63DC6">
        <w:t>.</w:t>
      </w:r>
    </w:p>
    <w:p w14:paraId="3E683A38" w14:textId="77777777" w:rsidR="009F496A" w:rsidRDefault="009F496A" w:rsidP="009F496A">
      <w:r w:rsidRPr="00A63DC6">
        <w:t>Chen et al. (2018) followed a different strategy by using climate data, satellite imagery</w:t>
      </w:r>
      <w:r>
        <w:t>,</w:t>
      </w:r>
      <w:r w:rsidRPr="00A63DC6">
        <w:t xml:space="preserve"> and crop management data of soybean yield in Brazil. They used Neural Networks with deep learning models that were LSTM to capture the temporal behavior of the crops. Their preprocessing included constructing features with weather anomalies and phenological information. An R² of 0.90, MAE of 0.8</w:t>
      </w:r>
      <w:r>
        <w:t>,</w:t>
      </w:r>
      <w:r w:rsidRPr="00A63DC6">
        <w:t xml:space="preserve"> and MSE of 1.1 tons per hectare squared was achieved in the study to prove that </w:t>
      </w:r>
      <w:r>
        <w:t>the </w:t>
      </w:r>
      <w:r w:rsidRPr="00A63DC6">
        <w:t>deep learning model is more efficient in capturing complex non-linear relationships and large data sets.</w:t>
      </w:r>
    </w:p>
    <w:p w14:paraId="3F8E3BF4" w14:textId="77777777" w:rsidR="009F496A" w:rsidRDefault="009F496A" w:rsidP="009F496A">
      <w:r w:rsidRPr="00A63DC6">
        <w:t xml:space="preserve">Davies et al., (2021) focused on rice yield prediction for India using drone imagery of the field, local weather data, </w:t>
      </w:r>
      <w:r>
        <w:t>and </w:t>
      </w:r>
      <w:r w:rsidRPr="00A63DC6">
        <w:t>IoT device</w:t>
      </w:r>
      <w:r>
        <w:t>s</w:t>
      </w:r>
      <w:r w:rsidRPr="00A63DC6">
        <w:t xml:space="preserve"> to monitor </w:t>
      </w:r>
      <w:r>
        <w:t>in</w:t>
      </w:r>
      <w:r w:rsidRPr="00A63DC6">
        <w:t xml:space="preserve"> real</w:t>
      </w:r>
      <w:r>
        <w:t>-</w:t>
      </w:r>
      <w:r w:rsidRPr="00A63DC6">
        <w:t>time. They used an ensemble method that includes both the Gradient Boosting Machines and the Random Forests, with preprocessing methods la</w:t>
      </w:r>
      <w:r>
        <w:t>ying</w:t>
      </w:r>
      <w:r w:rsidRPr="00A63DC6">
        <w:t xml:space="preserve"> much emphasis on the removal of the outliers and selection of the most important features using the importance of the variables. The ensemble model gave an R² of 0.83, MAE of 1.1</w:t>
      </w:r>
      <w:ins w:id="30" w:author="Earl Peter Gangoso" w:date="2024-10-28T11:26:00Z" w16du:dateUtc="2024-10-28T03:26:00Z">
        <w:r>
          <w:t>,</w:t>
        </w:r>
      </w:ins>
      <w:r w:rsidRPr="00A63DC6">
        <w:t xml:space="preserve"> and MSE of 2.2 tons per hectare squared, all of which show the stability and accuracy in a technologically developed forecasting system.</w:t>
      </w:r>
    </w:p>
    <w:p w14:paraId="4E9ECFAA" w14:textId="77777777" w:rsidR="009F496A" w:rsidRDefault="009F496A" w:rsidP="009F496A">
      <w:r w:rsidRPr="00A63DC6">
        <w:t>In a study by Evans &amp; Lee (2017), they modeled the yield of barley in Australia using historical yield data, soil moisture data obtained from sensors</w:t>
      </w:r>
      <w:r>
        <w:t>,</w:t>
      </w:r>
      <w:r w:rsidRPr="00A63DC6">
        <w:t xml:space="preserve"> and climate data. </w:t>
      </w:r>
      <w:proofErr w:type="spellStart"/>
      <w:r w:rsidRPr="00A63DC6">
        <w:t>XGBoost</w:t>
      </w:r>
      <w:proofErr w:type="spellEnd"/>
      <w:r w:rsidRPr="00A63DC6">
        <w:t>—a decision-tree</w:t>
      </w:r>
      <w:r>
        <w:t>-</w:t>
      </w:r>
      <w:r w:rsidRPr="00A63DC6">
        <w:t xml:space="preserve">based feature, which is an ensemble method and is known for its efficiency and accuracy was used. While developing their model, they have also included some additional preprocessing steps to address seasonal changes and correctly categorize climate phases. The results were significant: the R² = 0.88, MAE = 0.7, and MSE = 1.5 tons per hectare squared, which proves good compatibility of the model and its capacity to work with </w:t>
      </w:r>
      <w:proofErr w:type="gramStart"/>
      <w:r w:rsidRPr="00A63DC6">
        <w:t>a large number of</w:t>
      </w:r>
      <w:proofErr w:type="gramEnd"/>
      <w:r w:rsidRPr="00A63DC6">
        <w:t xml:space="preserve"> sources and types of data.</w:t>
      </w:r>
    </w:p>
    <w:p w14:paraId="3D91864C" w14:textId="77777777" w:rsidR="009F496A" w:rsidRDefault="009F496A" w:rsidP="009F496A">
      <w:pPr>
        <w:contextualSpacing w:val="0"/>
        <w:rPr>
          <w:ins w:id="31" w:author="Earl Peter Gangoso" w:date="2024-10-28T11:26:00Z" w16du:dateUtc="2024-10-28T03:26:00Z"/>
        </w:rPr>
      </w:pPr>
      <w:ins w:id="32" w:author="Earl Peter Gangoso" w:date="2024-10-28T11:26:00Z" w16du:dateUtc="2024-10-28T03:26:00Z">
        <w:r>
          <w:br w:type="page"/>
        </w:r>
      </w:ins>
    </w:p>
    <w:p w14:paraId="12D9EDC6" w14:textId="77777777" w:rsidR="009F496A" w:rsidDel="0073636E" w:rsidRDefault="009F496A" w:rsidP="009F496A">
      <w:pPr>
        <w:rPr>
          <w:del w:id="33" w:author="Earl Peter Gangoso" w:date="2024-10-28T11:26:00Z" w16du:dateUtc="2024-10-28T03:26:00Z"/>
        </w:rPr>
      </w:pPr>
    </w:p>
    <w:p w14:paraId="4D838871" w14:textId="77777777" w:rsidR="009F496A" w:rsidDel="0073636E" w:rsidRDefault="009F496A" w:rsidP="009F496A">
      <w:pPr>
        <w:rPr>
          <w:del w:id="34" w:author="Earl Peter Gangoso" w:date="2024-10-28T11:26:00Z" w16du:dateUtc="2024-10-28T03:26:00Z"/>
        </w:rPr>
      </w:pPr>
    </w:p>
    <w:p w14:paraId="4A1623C7" w14:textId="77777777" w:rsidR="009F496A" w:rsidDel="0073636E" w:rsidRDefault="009F496A" w:rsidP="009F496A">
      <w:pPr>
        <w:rPr>
          <w:del w:id="35" w:author="Earl Peter Gangoso" w:date="2024-10-28T11:26:00Z" w16du:dateUtc="2024-10-28T03:26:00Z"/>
        </w:rPr>
      </w:pPr>
    </w:p>
    <w:p w14:paraId="4E676322" w14:textId="77777777" w:rsidR="009F496A" w:rsidDel="0073636E" w:rsidRDefault="009F496A" w:rsidP="009F496A">
      <w:pPr>
        <w:rPr>
          <w:del w:id="36" w:author="Earl Peter Gangoso" w:date="2024-10-28T11:26:00Z" w16du:dateUtc="2024-10-28T03:26:00Z"/>
        </w:rPr>
      </w:pPr>
    </w:p>
    <w:p w14:paraId="6F52E105" w14:textId="77777777" w:rsidR="009F496A" w:rsidDel="0073636E" w:rsidRDefault="009F496A" w:rsidP="009F496A">
      <w:pPr>
        <w:rPr>
          <w:del w:id="37" w:author="Earl Peter Gangoso" w:date="2024-10-28T11:26:00Z" w16du:dateUtc="2024-10-28T03:26:00Z"/>
        </w:rPr>
      </w:pPr>
    </w:p>
    <w:p w14:paraId="598F7C91" w14:textId="77777777" w:rsidR="009F496A" w:rsidRPr="00A63DC6" w:rsidDel="0073636E" w:rsidRDefault="009F496A" w:rsidP="009F496A">
      <w:pPr>
        <w:rPr>
          <w:del w:id="38" w:author="Earl Peter Gangoso" w:date="2024-10-28T11:26:00Z" w16du:dateUtc="2024-10-28T03:26:00Z"/>
        </w:rPr>
      </w:pPr>
    </w:p>
    <w:p w14:paraId="7A9622D8" w14:textId="77777777" w:rsidR="003F587C" w:rsidRPr="00F12449" w:rsidRDefault="6487A6F1">
      <w:pPr>
        <w:pStyle w:val="Heading2"/>
      </w:pPr>
      <w:r w:rsidRPr="00F12449">
        <w:t>Definition of Terms</w:t>
      </w:r>
      <w:bookmarkEnd w:id="14"/>
    </w:p>
    <w:p w14:paraId="48759019" w14:textId="32A6CFA7" w:rsidR="00E13CD6" w:rsidRPr="00F12449" w:rsidRDefault="00350BE5" w:rsidP="00E13CD6">
      <w:pPr>
        <w:rPr>
          <w:szCs w:val="23"/>
        </w:rPr>
      </w:pPr>
      <w:r w:rsidRPr="00F12449">
        <w:rPr>
          <w:szCs w:val="23"/>
        </w:rPr>
        <w:t>The definitions of the terms that follow correspond to the usage in this study</w:t>
      </w:r>
      <w:r w:rsidR="00E13CD6" w:rsidRPr="00F12449">
        <w:rPr>
          <w:szCs w:val="23"/>
        </w:rPr>
        <w:t>:</w:t>
      </w:r>
    </w:p>
    <w:p w14:paraId="6125F116" w14:textId="2DD14F6F" w:rsidR="00E13CD6" w:rsidRPr="00F12449" w:rsidRDefault="00E13CD6" w:rsidP="00E13CD6">
      <w:pPr>
        <w:rPr>
          <w:szCs w:val="23"/>
        </w:rPr>
      </w:pPr>
      <w:r w:rsidRPr="00F12449">
        <w:rPr>
          <w:b/>
          <w:bCs/>
          <w:szCs w:val="23"/>
        </w:rPr>
        <w:t>Artificial intelligence (AI)</w:t>
      </w:r>
      <w:r w:rsidR="008263C8" w:rsidRPr="00F12449">
        <w:rPr>
          <w:szCs w:val="23"/>
        </w:rPr>
        <w:t xml:space="preserve">. </w:t>
      </w:r>
      <w:r w:rsidR="00350BE5" w:rsidRPr="00F12449">
        <w:rPr>
          <w:szCs w:val="23"/>
        </w:rPr>
        <w:t>A branch of computer science research that creates and examines techniques and software that allow machines to sense their surroundings and use learning to take actions that maximize their chances of accomplishing specific goals</w:t>
      </w:r>
      <w:r w:rsidR="00A968CA" w:rsidRPr="00F12449">
        <w:rPr>
          <w:szCs w:val="23"/>
        </w:rPr>
        <w:t xml:space="preserve"> </w:t>
      </w:r>
      <w:r w:rsidR="00A968CA" w:rsidRPr="00F12449">
        <w:rPr>
          <w:color w:val="000000"/>
          <w:shd w:val="clear" w:color="auto" w:fill="FFFFFF"/>
        </w:rPr>
        <w:t>(Fetzer, 1990).</w:t>
      </w:r>
    </w:p>
    <w:p w14:paraId="58365E54" w14:textId="7619EDA6" w:rsidR="00D40E5C" w:rsidRPr="00F12449" w:rsidRDefault="000A44BC" w:rsidP="00350BE5">
      <w:pPr>
        <w:rPr>
          <w:szCs w:val="23"/>
        </w:rPr>
      </w:pPr>
      <w:r w:rsidRPr="00F12449">
        <w:rPr>
          <w:b/>
          <w:bCs/>
          <w:szCs w:val="23"/>
        </w:rPr>
        <w:t>Data Analytics</w:t>
      </w:r>
      <w:r w:rsidR="008263C8" w:rsidRPr="00F12449">
        <w:rPr>
          <w:szCs w:val="23"/>
        </w:rPr>
        <w:t xml:space="preserve">. </w:t>
      </w:r>
      <w:r w:rsidR="00350BE5" w:rsidRPr="00F12449">
        <w:rPr>
          <w:sz w:val="24"/>
          <w:lang w:eastAsia="en-PH"/>
        </w:rPr>
        <w:t>a multidisciplinary area of study that concludes data sources by applying mathematics, statistics, computer science, and other analysis techniques (Staff, 2024</w:t>
      </w:r>
      <w:r w:rsidR="00D40E5C" w:rsidRPr="00F12449">
        <w:rPr>
          <w:sz w:val="24"/>
          <w:lang w:eastAsia="en-PH"/>
        </w:rPr>
        <w:t xml:space="preserve">).  </w:t>
      </w:r>
    </w:p>
    <w:p w14:paraId="03FA0E7A" w14:textId="6C34E97D" w:rsidR="000A44BC" w:rsidRPr="00F12449" w:rsidRDefault="00AA240D" w:rsidP="00D40E5C">
      <w:pPr>
        <w:contextualSpacing w:val="0"/>
        <w:rPr>
          <w:sz w:val="24"/>
          <w:lang w:eastAsia="en-PH"/>
        </w:rPr>
      </w:pPr>
      <w:r w:rsidRPr="00F12449">
        <w:rPr>
          <w:b/>
          <w:bCs/>
          <w:szCs w:val="23"/>
        </w:rPr>
        <w:t>Dataset</w:t>
      </w:r>
      <w:r w:rsidR="008263C8" w:rsidRPr="00F12449">
        <w:rPr>
          <w:szCs w:val="23"/>
        </w:rPr>
        <w:t xml:space="preserve">. </w:t>
      </w:r>
      <w:r w:rsidR="00D40E5C" w:rsidRPr="00F12449">
        <w:rPr>
          <w:sz w:val="24"/>
          <w:lang w:eastAsia="en-PH"/>
        </w:rPr>
        <w:t>A group of data, frequently shown in tabular form, correlates to one or more database tables, each row of which represents a specific record from the relevant data set and each column of which represents a different variable.</w:t>
      </w:r>
    </w:p>
    <w:p w14:paraId="5D2C84B8" w14:textId="0DC23248" w:rsidR="001F4FDA" w:rsidRPr="00F12449" w:rsidRDefault="001F4FDA" w:rsidP="00D40E5C">
      <w:pPr>
        <w:contextualSpacing w:val="0"/>
        <w:rPr>
          <w:sz w:val="24"/>
          <w:lang w:eastAsia="en-PH"/>
        </w:rPr>
      </w:pPr>
      <w:r w:rsidRPr="00F12449">
        <w:rPr>
          <w:b/>
          <w:bCs/>
          <w:szCs w:val="23"/>
        </w:rPr>
        <w:t>Decision Tree</w:t>
      </w:r>
      <w:r w:rsidRPr="00F12449">
        <w:rPr>
          <w:szCs w:val="23"/>
        </w:rPr>
        <w:t xml:space="preserve">. </w:t>
      </w:r>
      <w:r w:rsidR="00D40E5C" w:rsidRPr="00F12449">
        <w:rPr>
          <w:sz w:val="24"/>
          <w:lang w:eastAsia="en-PH"/>
        </w:rPr>
        <w:t xml:space="preserve">A structure of an organization resembling a tree used to represent decisions and their possible outcomes in data analysis and decision-making is called a decision tree. (Alam, 2024). </w:t>
      </w:r>
    </w:p>
    <w:p w14:paraId="6F38C057" w14:textId="5DB51E49" w:rsidR="005F680B" w:rsidRPr="00F12449" w:rsidRDefault="00F813EB" w:rsidP="005F680B">
      <w:pPr>
        <w:contextualSpacing w:val="0"/>
        <w:rPr>
          <w:sz w:val="24"/>
          <w:lang w:eastAsia="en-PH"/>
        </w:rPr>
      </w:pPr>
      <w:r w:rsidRPr="00F12449">
        <w:rPr>
          <w:b/>
          <w:bCs/>
          <w:szCs w:val="23"/>
        </w:rPr>
        <w:t>Ensemble Learning</w:t>
      </w:r>
      <w:r w:rsidR="00875782" w:rsidRPr="00F12449">
        <w:rPr>
          <w:szCs w:val="23"/>
        </w:rPr>
        <w:t xml:space="preserve">. </w:t>
      </w:r>
      <w:r w:rsidR="005F680B" w:rsidRPr="00F12449">
        <w:rPr>
          <w:sz w:val="24"/>
          <w:lang w:eastAsia="en-PH"/>
        </w:rPr>
        <w:t>A method of machine learning that combines multiple learners (neural networks, regression models, etc.) to create more accurate predictions</w:t>
      </w:r>
      <w:r w:rsidR="000C3D05" w:rsidRPr="00F12449">
        <w:rPr>
          <w:sz w:val="24"/>
          <w:lang w:eastAsia="en-PH"/>
        </w:rPr>
        <w:t xml:space="preserve"> </w:t>
      </w:r>
      <w:r w:rsidR="00906630" w:rsidRPr="00F12449">
        <w:rPr>
          <w:color w:val="000000"/>
          <w:shd w:val="clear" w:color="auto" w:fill="FFFFFF"/>
        </w:rPr>
        <w:t>(Zhou, 2021).</w:t>
      </w:r>
    </w:p>
    <w:p w14:paraId="02F9792E" w14:textId="5629BEE4" w:rsidR="005F680B" w:rsidRPr="00F12449" w:rsidRDefault="00E13CD6" w:rsidP="005F680B">
      <w:pPr>
        <w:contextualSpacing w:val="0"/>
        <w:rPr>
          <w:sz w:val="24"/>
          <w:lang w:eastAsia="en-PH"/>
        </w:rPr>
      </w:pPr>
      <w:r w:rsidRPr="001734D5">
        <w:rPr>
          <w:b/>
          <w:bCs/>
          <w:szCs w:val="23"/>
        </w:rPr>
        <w:lastRenderedPageBreak/>
        <w:t xml:space="preserve">Machine </w:t>
      </w:r>
      <w:r w:rsidR="00DC5785" w:rsidRPr="001734D5">
        <w:rPr>
          <w:b/>
          <w:bCs/>
          <w:szCs w:val="23"/>
        </w:rPr>
        <w:t>L</w:t>
      </w:r>
      <w:r w:rsidRPr="001734D5">
        <w:rPr>
          <w:b/>
          <w:bCs/>
          <w:szCs w:val="23"/>
        </w:rPr>
        <w:t>earning (ML)</w:t>
      </w:r>
      <w:r w:rsidR="008263C8" w:rsidRPr="001734D5">
        <w:rPr>
          <w:szCs w:val="23"/>
        </w:rPr>
        <w:t xml:space="preserve">. </w:t>
      </w:r>
      <w:r w:rsidR="005F680B" w:rsidRPr="001734D5">
        <w:rPr>
          <w:szCs w:val="23"/>
        </w:rPr>
        <w:t>The investigation of computational algorithms that can automatically get better with practice and data usage</w:t>
      </w:r>
      <w:r w:rsidR="005F680B" w:rsidRPr="00017158">
        <w:rPr>
          <w:szCs w:val="23"/>
        </w:rPr>
        <w:t>. It</w:t>
      </w:r>
      <w:r w:rsidR="00642A19" w:rsidRPr="001734D5">
        <w:rPr>
          <w:szCs w:val="23"/>
        </w:rPr>
        <w:t xml:space="preserve"> is </w:t>
      </w:r>
      <w:r w:rsidR="005F680B" w:rsidRPr="001734D5">
        <w:rPr>
          <w:szCs w:val="23"/>
        </w:rPr>
        <w:t>regarded as a component of AI</w:t>
      </w:r>
      <w:r w:rsidR="000C3D05" w:rsidRPr="001734D5">
        <w:rPr>
          <w:szCs w:val="23"/>
        </w:rPr>
        <w:t xml:space="preserve"> </w:t>
      </w:r>
      <w:r w:rsidR="002F19FC" w:rsidRPr="001734D5">
        <w:rPr>
          <w:color w:val="000000"/>
          <w:shd w:val="clear" w:color="auto" w:fill="FFFFFF"/>
        </w:rPr>
        <w:t>(Issam El Naqa &amp; Murphy, 2015).</w:t>
      </w:r>
    </w:p>
    <w:p w14:paraId="1380CD2C" w14:textId="249FA681" w:rsidR="00AA240D" w:rsidRPr="00F12449" w:rsidRDefault="00C72F05" w:rsidP="00E13CD6">
      <w:pPr>
        <w:rPr>
          <w:b/>
          <w:bCs/>
          <w:szCs w:val="23"/>
        </w:rPr>
      </w:pPr>
      <w:r w:rsidRPr="00F12449">
        <w:rPr>
          <w:b/>
          <w:bCs/>
          <w:szCs w:val="23"/>
        </w:rPr>
        <w:t>Mean Absolute Error</w:t>
      </w:r>
      <w:r w:rsidR="0086209C" w:rsidRPr="00F12449">
        <w:rPr>
          <w:b/>
          <w:bCs/>
          <w:szCs w:val="23"/>
        </w:rPr>
        <w:t xml:space="preserve"> </w:t>
      </w:r>
      <w:r w:rsidRPr="00F12449">
        <w:rPr>
          <w:b/>
          <w:bCs/>
          <w:szCs w:val="23"/>
        </w:rPr>
        <w:t>(MAE)</w:t>
      </w:r>
      <w:r w:rsidR="002D0485" w:rsidRPr="00F12449">
        <w:rPr>
          <w:szCs w:val="23"/>
        </w:rPr>
        <w:t>.</w:t>
      </w:r>
      <w:r w:rsidRPr="00F12449">
        <w:rPr>
          <w:b/>
          <w:bCs/>
          <w:szCs w:val="23"/>
        </w:rPr>
        <w:t xml:space="preserve"> </w:t>
      </w:r>
      <w:r w:rsidRPr="00F12449">
        <w:rPr>
          <w:szCs w:val="23"/>
        </w:rPr>
        <w:t>This metric represents the average of the absolute difference between the actual and predicted values in the dataset</w:t>
      </w:r>
      <w:r w:rsidR="000C3D05" w:rsidRPr="00F12449">
        <w:rPr>
          <w:szCs w:val="23"/>
        </w:rPr>
        <w:t xml:space="preserve"> </w:t>
      </w:r>
      <w:r w:rsidR="0027730C" w:rsidRPr="00F12449">
        <w:rPr>
          <w:color w:val="000000"/>
          <w:shd w:val="clear" w:color="auto" w:fill="FFFFFF"/>
        </w:rPr>
        <w:t>(M Waqar Ahmed, 2023).</w:t>
      </w:r>
    </w:p>
    <w:p w14:paraId="62D94B26" w14:textId="72AD35FD" w:rsidR="00AA240D" w:rsidRPr="00F12449" w:rsidRDefault="00AA240D" w:rsidP="00E13CD6">
      <w:pPr>
        <w:rPr>
          <w:szCs w:val="23"/>
        </w:rPr>
      </w:pPr>
      <w:r w:rsidRPr="00F12449">
        <w:rPr>
          <w:b/>
          <w:bCs/>
          <w:szCs w:val="23"/>
        </w:rPr>
        <w:t>Metrics</w:t>
      </w:r>
      <w:r w:rsidR="00500483" w:rsidRPr="00F12449">
        <w:rPr>
          <w:szCs w:val="23"/>
        </w:rPr>
        <w:t xml:space="preserve">. </w:t>
      </w:r>
      <w:r w:rsidR="005F680B" w:rsidRPr="00F12449">
        <w:rPr>
          <w:szCs w:val="23"/>
        </w:rPr>
        <w:t>A section of each machine learning pipeline that shows learning progress</w:t>
      </w:r>
      <w:r w:rsidR="000C3D05" w:rsidRPr="00F12449">
        <w:rPr>
          <w:szCs w:val="23"/>
        </w:rPr>
        <w:t xml:space="preserve"> </w:t>
      </w:r>
      <w:r w:rsidR="005F680B" w:rsidRPr="00F12449">
        <w:rPr>
          <w:szCs w:val="23"/>
        </w:rPr>
        <w:t>(Bajaj, 2022).</w:t>
      </w:r>
    </w:p>
    <w:p w14:paraId="148C337F" w14:textId="79FD1EF9" w:rsidR="0086209C" w:rsidRPr="00F12449" w:rsidRDefault="0086209C" w:rsidP="0086209C">
      <w:pPr>
        <w:rPr>
          <w:szCs w:val="23"/>
        </w:rPr>
      </w:pPr>
      <w:r w:rsidRPr="00F12449">
        <w:rPr>
          <w:b/>
          <w:bCs/>
          <w:szCs w:val="23"/>
        </w:rPr>
        <w:t>NumPy</w:t>
      </w:r>
      <w:r w:rsidR="00B43AE4" w:rsidRPr="00F12449">
        <w:rPr>
          <w:szCs w:val="23"/>
        </w:rPr>
        <w:t>.</w:t>
      </w:r>
      <w:r w:rsidRPr="00F12449">
        <w:rPr>
          <w:szCs w:val="23"/>
        </w:rPr>
        <w:t xml:space="preserve"> </w:t>
      </w:r>
      <w:r w:rsidR="005F680B" w:rsidRPr="00F12449">
        <w:rPr>
          <w:szCs w:val="23"/>
        </w:rPr>
        <w:t>A Python library that includes functions for matrices, linear algebra, and the Fourier transform when working with arrays (W3Schools.com, 2024).</w:t>
      </w:r>
    </w:p>
    <w:p w14:paraId="5F9EA733" w14:textId="478B5B2E" w:rsidR="0086209C" w:rsidRPr="00F12449" w:rsidRDefault="0086209C" w:rsidP="00E13CD6">
      <w:pPr>
        <w:rPr>
          <w:color w:val="000000"/>
          <w:shd w:val="clear" w:color="auto" w:fill="FFFFFF"/>
        </w:rPr>
      </w:pPr>
      <w:r w:rsidRPr="00F12449">
        <w:rPr>
          <w:b/>
          <w:bCs/>
          <w:szCs w:val="23"/>
        </w:rPr>
        <w:t>Pandas</w:t>
      </w:r>
      <w:r w:rsidR="00B43AE4" w:rsidRPr="00F12449">
        <w:rPr>
          <w:szCs w:val="23"/>
        </w:rPr>
        <w:t xml:space="preserve">. </w:t>
      </w:r>
      <w:r w:rsidR="005F680B" w:rsidRPr="00F12449">
        <w:rPr>
          <w:szCs w:val="23"/>
        </w:rPr>
        <w:t xml:space="preserve">An open-source, robust Python module for data evaluation and processing. Pandas </w:t>
      </w:r>
      <w:r w:rsidR="00F02629" w:rsidRPr="00F12449">
        <w:rPr>
          <w:szCs w:val="23"/>
        </w:rPr>
        <w:t>is</w:t>
      </w:r>
      <w:r w:rsidR="005F680B" w:rsidRPr="00F12449">
        <w:rPr>
          <w:szCs w:val="23"/>
        </w:rPr>
        <w:t xml:space="preserve"> a collection of functions and data structures for effective data processing</w:t>
      </w:r>
      <w:r w:rsidR="000C3D05" w:rsidRPr="00F12449">
        <w:rPr>
          <w:szCs w:val="23"/>
        </w:rPr>
        <w:t xml:space="preserve"> </w:t>
      </w:r>
      <w:r w:rsidR="005F680B" w:rsidRPr="00F12449">
        <w:rPr>
          <w:szCs w:val="23"/>
        </w:rPr>
        <w:t>(</w:t>
      </w:r>
      <w:proofErr w:type="spellStart"/>
      <w:r w:rsidR="005F680B" w:rsidRPr="00F12449">
        <w:rPr>
          <w:szCs w:val="23"/>
        </w:rPr>
        <w:t>GeeksforGeeks</w:t>
      </w:r>
      <w:proofErr w:type="spellEnd"/>
      <w:r w:rsidR="005F680B" w:rsidRPr="00F12449">
        <w:rPr>
          <w:szCs w:val="23"/>
        </w:rPr>
        <w:t>, 2020).</w:t>
      </w:r>
    </w:p>
    <w:p w14:paraId="1A00CE65" w14:textId="70B12674" w:rsidR="00F813EB" w:rsidRPr="00F12449" w:rsidRDefault="00F813EB" w:rsidP="00E13CD6">
      <w:pPr>
        <w:rPr>
          <w:szCs w:val="23"/>
        </w:rPr>
      </w:pPr>
      <w:r w:rsidRPr="00F12449">
        <w:rPr>
          <w:b/>
          <w:bCs/>
          <w:szCs w:val="23"/>
        </w:rPr>
        <w:t xml:space="preserve">Random </w:t>
      </w:r>
      <w:r w:rsidR="00EE0FA1" w:rsidRPr="00F12449">
        <w:rPr>
          <w:b/>
          <w:bCs/>
          <w:szCs w:val="23"/>
        </w:rPr>
        <w:t>Forest</w:t>
      </w:r>
      <w:r w:rsidR="00EE0FA1" w:rsidRPr="00F12449">
        <w:rPr>
          <w:szCs w:val="23"/>
        </w:rPr>
        <w:t xml:space="preserve">. </w:t>
      </w:r>
      <w:r w:rsidR="005F680B" w:rsidRPr="00F12449">
        <w:rPr>
          <w:szCs w:val="23"/>
        </w:rPr>
        <w:t xml:space="preserve">A popular machine learning technique that integrates the output of several decision trees to get a single result is patented by Leo </w:t>
      </w:r>
      <w:proofErr w:type="spellStart"/>
      <w:r w:rsidR="005F680B" w:rsidRPr="00F12449">
        <w:rPr>
          <w:szCs w:val="23"/>
        </w:rPr>
        <w:t>Breiman</w:t>
      </w:r>
      <w:proofErr w:type="spellEnd"/>
      <w:r w:rsidR="005F680B" w:rsidRPr="00F12449">
        <w:rPr>
          <w:szCs w:val="23"/>
        </w:rPr>
        <w:t xml:space="preserve"> and Adele Cutler</w:t>
      </w:r>
      <w:r w:rsidR="000C3D05" w:rsidRPr="00F12449">
        <w:rPr>
          <w:szCs w:val="23"/>
        </w:rPr>
        <w:t xml:space="preserve"> </w:t>
      </w:r>
      <w:r w:rsidR="00906630" w:rsidRPr="00F12449">
        <w:rPr>
          <w:color w:val="000000"/>
          <w:shd w:val="clear" w:color="auto" w:fill="FFFFFF"/>
        </w:rPr>
        <w:t>(</w:t>
      </w:r>
      <w:proofErr w:type="spellStart"/>
      <w:r w:rsidR="00906630" w:rsidRPr="00F12449">
        <w:rPr>
          <w:color w:val="000000"/>
          <w:shd w:val="clear" w:color="auto" w:fill="FFFFFF"/>
        </w:rPr>
        <w:t>Genuer</w:t>
      </w:r>
      <w:proofErr w:type="spellEnd"/>
      <w:r w:rsidR="00906630" w:rsidRPr="00F12449">
        <w:rPr>
          <w:color w:val="000000"/>
          <w:shd w:val="clear" w:color="auto" w:fill="FFFFFF"/>
        </w:rPr>
        <w:t xml:space="preserve"> &amp; Poggi, 2020</w:t>
      </w:r>
      <w:r w:rsidR="005F680B" w:rsidRPr="00F12449">
        <w:rPr>
          <w:szCs w:val="23"/>
        </w:rPr>
        <w:t>).</w:t>
      </w:r>
    </w:p>
    <w:p w14:paraId="719DC040" w14:textId="44AB29E7" w:rsidR="00E13CD6" w:rsidRPr="00F12449" w:rsidRDefault="00E13CD6" w:rsidP="00E13CD6">
      <w:pPr>
        <w:rPr>
          <w:szCs w:val="23"/>
        </w:rPr>
      </w:pPr>
      <w:r w:rsidRPr="00F12449">
        <w:rPr>
          <w:b/>
          <w:bCs/>
          <w:szCs w:val="23"/>
        </w:rPr>
        <w:t xml:space="preserve">Regression </w:t>
      </w:r>
      <w:r w:rsidR="00DC5785" w:rsidRPr="00F12449">
        <w:rPr>
          <w:b/>
          <w:bCs/>
          <w:szCs w:val="23"/>
        </w:rPr>
        <w:t>Analysis</w:t>
      </w:r>
      <w:r w:rsidR="00C71BBB" w:rsidRPr="00F12449">
        <w:rPr>
          <w:szCs w:val="23"/>
        </w:rPr>
        <w:t>.</w:t>
      </w:r>
      <w:r w:rsidR="005F680B" w:rsidRPr="00F12449">
        <w:rPr>
          <w:szCs w:val="23"/>
        </w:rPr>
        <w:t xml:space="preserve"> A collection of statistical techniques for determining the correlations between one or more distinct variables</w:t>
      </w:r>
      <w:r w:rsidR="000C3D05" w:rsidRPr="00F12449">
        <w:rPr>
          <w:szCs w:val="23"/>
        </w:rPr>
        <w:t xml:space="preserve"> </w:t>
      </w:r>
      <w:r w:rsidR="005F680B" w:rsidRPr="00F12449">
        <w:rPr>
          <w:szCs w:val="23"/>
        </w:rPr>
        <w:t>often referred to as "indicators," "covariates that were," "descriptive variables," or "features"</w:t>
      </w:r>
      <w:r w:rsidR="000C3D05" w:rsidRPr="00F12449">
        <w:rPr>
          <w:szCs w:val="23"/>
        </w:rPr>
        <w:t xml:space="preserve"> </w:t>
      </w:r>
      <w:r w:rsidR="005F680B" w:rsidRPr="00F12449">
        <w:rPr>
          <w:szCs w:val="23"/>
        </w:rPr>
        <w:t>and a dependent variable</w:t>
      </w:r>
      <w:r w:rsidR="000C3D05" w:rsidRPr="00F12449">
        <w:rPr>
          <w:szCs w:val="23"/>
        </w:rPr>
        <w:t xml:space="preserve"> </w:t>
      </w:r>
      <w:r w:rsidR="005F680B" w:rsidRPr="00F12449">
        <w:rPr>
          <w:szCs w:val="23"/>
        </w:rPr>
        <w:t>often referred to as the "outcome," "response," or "label" in machine learning jargon (Hassan, 2024).</w:t>
      </w:r>
    </w:p>
    <w:p w14:paraId="5E7EC204" w14:textId="55712A7C" w:rsidR="00E13CD6" w:rsidRPr="00F12449" w:rsidRDefault="00E13CD6" w:rsidP="00AA240D">
      <w:pPr>
        <w:rPr>
          <w:szCs w:val="23"/>
        </w:rPr>
      </w:pPr>
      <w:r w:rsidRPr="00F12449">
        <w:rPr>
          <w:b/>
          <w:bCs/>
          <w:szCs w:val="23"/>
        </w:rPr>
        <w:t xml:space="preserve">Regression </w:t>
      </w:r>
      <w:r w:rsidR="00DC5785" w:rsidRPr="00F12449">
        <w:rPr>
          <w:b/>
          <w:bCs/>
          <w:szCs w:val="23"/>
        </w:rPr>
        <w:t>Model</w:t>
      </w:r>
      <w:r w:rsidR="004723F4" w:rsidRPr="00F12449">
        <w:rPr>
          <w:szCs w:val="23"/>
        </w:rPr>
        <w:t>.</w:t>
      </w:r>
      <w:r w:rsidR="00DC5785" w:rsidRPr="00F12449">
        <w:rPr>
          <w:szCs w:val="23"/>
        </w:rPr>
        <w:t xml:space="preserve"> </w:t>
      </w:r>
      <w:r w:rsidR="005F680B" w:rsidRPr="00F12449">
        <w:rPr>
          <w:szCs w:val="23"/>
        </w:rPr>
        <w:t>A function that characterizes the connection among a variety of independent variables and a response, dependent, or target variable is provided by a machine learning model (IMSL by Perforce, 2021).</w:t>
      </w:r>
    </w:p>
    <w:p w14:paraId="22677808" w14:textId="1BE6C334" w:rsidR="0086209C" w:rsidRPr="00F12449" w:rsidRDefault="0086209C" w:rsidP="00AA240D">
      <w:pPr>
        <w:rPr>
          <w:szCs w:val="23"/>
        </w:rPr>
      </w:pPr>
      <w:r w:rsidRPr="00F12449">
        <w:rPr>
          <w:b/>
          <w:bCs/>
          <w:szCs w:val="23"/>
        </w:rPr>
        <w:t>Root Mean Square Error (RMSE)</w:t>
      </w:r>
      <w:r w:rsidR="00875782" w:rsidRPr="00F12449">
        <w:rPr>
          <w:szCs w:val="23"/>
        </w:rPr>
        <w:t xml:space="preserve">. </w:t>
      </w:r>
      <w:r w:rsidR="005F680B" w:rsidRPr="00F12449">
        <w:rPr>
          <w:szCs w:val="23"/>
        </w:rPr>
        <w:t>A metric that assesses how much the actual values depart on average from the values forecast by a statistical model</w:t>
      </w:r>
      <w:r w:rsidR="000C3D05" w:rsidRPr="00F12449">
        <w:rPr>
          <w:szCs w:val="23"/>
        </w:rPr>
        <w:t xml:space="preserve"> </w:t>
      </w:r>
      <w:r w:rsidR="005F680B" w:rsidRPr="00F12449">
        <w:rPr>
          <w:szCs w:val="23"/>
        </w:rPr>
        <w:t>(Frost, 2023).</w:t>
      </w:r>
    </w:p>
    <w:p w14:paraId="2FA86A4D" w14:textId="5EEB8DDE" w:rsidR="0086209C" w:rsidRPr="00F12449" w:rsidRDefault="0086209C" w:rsidP="00AA240D">
      <w:pPr>
        <w:rPr>
          <w:szCs w:val="23"/>
        </w:rPr>
      </w:pPr>
      <w:r w:rsidRPr="00F12449">
        <w:rPr>
          <w:b/>
          <w:bCs/>
          <w:szCs w:val="23"/>
        </w:rPr>
        <w:lastRenderedPageBreak/>
        <w:t>R Squared (R²)</w:t>
      </w:r>
      <w:r w:rsidR="00875782" w:rsidRPr="00F12449">
        <w:rPr>
          <w:szCs w:val="23"/>
        </w:rPr>
        <w:t>.</w:t>
      </w:r>
      <w:r w:rsidRPr="00F12449">
        <w:rPr>
          <w:szCs w:val="23"/>
        </w:rPr>
        <w:t xml:space="preserve"> </w:t>
      </w:r>
      <w:r w:rsidR="000C3D05" w:rsidRPr="00F12449">
        <w:rPr>
          <w:szCs w:val="23"/>
        </w:rPr>
        <w:t>A statistical metric</w:t>
      </w:r>
      <w:r w:rsidR="00595335" w:rsidRPr="00F12449">
        <w:rPr>
          <w:szCs w:val="23"/>
        </w:rPr>
        <w:t xml:space="preserve"> that</w:t>
      </w:r>
      <w:r w:rsidR="000C3D05" w:rsidRPr="00F12449">
        <w:rPr>
          <w:szCs w:val="23"/>
        </w:rPr>
        <w:t xml:space="preserve"> </w:t>
      </w:r>
      <w:r w:rsidR="00595335" w:rsidRPr="00F12449">
        <w:rPr>
          <w:szCs w:val="23"/>
        </w:rPr>
        <w:t xml:space="preserve">is </w:t>
      </w:r>
      <w:r w:rsidR="000C3D05" w:rsidRPr="00F12449">
        <w:rPr>
          <w:szCs w:val="23"/>
        </w:rPr>
        <w:t>used in regression models to calculate the percentage of the variance of the dependent variables that the independent variable can account for (</w:t>
      </w:r>
      <w:proofErr w:type="spellStart"/>
      <w:r w:rsidR="000C3D05" w:rsidRPr="00F12449">
        <w:rPr>
          <w:szCs w:val="23"/>
        </w:rPr>
        <w:t>Ihechikara</w:t>
      </w:r>
      <w:proofErr w:type="spellEnd"/>
      <w:r w:rsidR="000C3D05" w:rsidRPr="00F12449">
        <w:rPr>
          <w:szCs w:val="23"/>
        </w:rPr>
        <w:t xml:space="preserve"> Vincent Abba, 2023).</w:t>
      </w:r>
    </w:p>
    <w:p w14:paraId="3FE60D96" w14:textId="7495C59F" w:rsidR="00E13CD6" w:rsidRPr="00F12449" w:rsidRDefault="00E13CD6" w:rsidP="00E13CD6">
      <w:pPr>
        <w:rPr>
          <w:szCs w:val="23"/>
        </w:rPr>
      </w:pPr>
      <w:r w:rsidRPr="00F12449">
        <w:rPr>
          <w:b/>
          <w:bCs/>
          <w:szCs w:val="23"/>
        </w:rPr>
        <w:t>Scikit-learn</w:t>
      </w:r>
      <w:r w:rsidR="00875782" w:rsidRPr="00F12449">
        <w:rPr>
          <w:szCs w:val="23"/>
        </w:rPr>
        <w:t>.</w:t>
      </w:r>
      <w:r w:rsidR="000C3D05" w:rsidRPr="00F12449">
        <w:rPr>
          <w:szCs w:val="23"/>
        </w:rPr>
        <w:t xml:space="preserve"> A collection of Python algorithms for both supervised and unsupervised learning</w:t>
      </w:r>
      <w:r w:rsidR="00595335" w:rsidRPr="00F12449">
        <w:rPr>
          <w:szCs w:val="23"/>
        </w:rPr>
        <w:t xml:space="preserve"> </w:t>
      </w:r>
      <w:r w:rsidR="000C3D05" w:rsidRPr="00F12449">
        <w:rPr>
          <w:szCs w:val="23"/>
        </w:rPr>
        <w:t>(</w:t>
      </w:r>
      <w:proofErr w:type="spellStart"/>
      <w:r w:rsidR="000C3D05" w:rsidRPr="00F12449">
        <w:rPr>
          <w:szCs w:val="23"/>
        </w:rPr>
        <w:t>Codecademy</w:t>
      </w:r>
      <w:proofErr w:type="spellEnd"/>
      <w:r w:rsidR="000C3D05" w:rsidRPr="00F12449">
        <w:rPr>
          <w:szCs w:val="23"/>
        </w:rPr>
        <w:t>, 2024).</w:t>
      </w:r>
    </w:p>
    <w:p w14:paraId="074BCBDA" w14:textId="77777777" w:rsidR="00D92B38" w:rsidRDefault="00D92B38" w:rsidP="00D92B38">
      <w:pPr>
        <w:ind w:firstLine="0"/>
        <w:rPr>
          <w:szCs w:val="23"/>
        </w:rPr>
      </w:pPr>
    </w:p>
    <w:p w14:paraId="65A83BD3" w14:textId="77777777" w:rsidR="00D92B38" w:rsidRDefault="00D92B38" w:rsidP="00D92B38">
      <w:pPr>
        <w:rPr>
          <w:szCs w:val="23"/>
        </w:rPr>
      </w:pPr>
    </w:p>
    <w:p w14:paraId="726918A7" w14:textId="77777777" w:rsidR="00D92B38" w:rsidRPr="00D92B38" w:rsidRDefault="00D92B38" w:rsidP="00D92B38">
      <w:pPr>
        <w:rPr>
          <w:szCs w:val="23"/>
        </w:rPr>
        <w:sectPr w:rsidR="00D92B38" w:rsidRPr="00D92B38" w:rsidSect="00DC5785">
          <w:headerReference w:type="default" r:id="rId16"/>
          <w:pgSz w:w="11906" w:h="16838" w:code="9"/>
          <w:pgMar w:top="1440" w:right="1440" w:bottom="1440" w:left="1440" w:header="720" w:footer="720" w:gutter="720"/>
          <w:pgNumType w:start="1"/>
          <w:cols w:space="720"/>
          <w:titlePg/>
          <w:docGrid w:linePitch="326"/>
        </w:sectPr>
      </w:pPr>
    </w:p>
    <w:p w14:paraId="24F0AEE8" w14:textId="77777777" w:rsidR="008E19C4" w:rsidRPr="00F12449" w:rsidRDefault="6487A6F1" w:rsidP="6487A6F1">
      <w:pPr>
        <w:pStyle w:val="Heading1"/>
        <w:rPr>
          <w:b/>
        </w:rPr>
      </w:pPr>
      <w:bookmarkStart w:id="39" w:name="_Toc171686378"/>
      <w:r w:rsidRPr="00F12449">
        <w:lastRenderedPageBreak/>
        <w:t>Chapter 3</w:t>
      </w:r>
      <w:r w:rsidR="00AD2050" w:rsidRPr="00F12449">
        <w:br/>
      </w:r>
      <w:r w:rsidRPr="00F12449">
        <w:rPr>
          <w:b/>
        </w:rPr>
        <w:t>THEORETICAL FRAMEWORK</w:t>
      </w:r>
      <w:bookmarkEnd w:id="39"/>
    </w:p>
    <w:p w14:paraId="75E8561F" w14:textId="5AD1B1D1" w:rsidR="00A436B4" w:rsidRPr="00F12449" w:rsidRDefault="00A436B4" w:rsidP="00A436B4">
      <w:pPr>
        <w:pStyle w:val="Caption"/>
        <w:rPr>
          <w:b w:val="0"/>
          <w:bCs w:val="0"/>
        </w:rPr>
      </w:pPr>
      <w:r w:rsidRPr="00F12449">
        <w:t xml:space="preserve">Figure </w:t>
      </w:r>
      <w:r w:rsidR="00BD2BAC">
        <w:t>2</w:t>
      </w:r>
      <w:r w:rsidRPr="00F12449">
        <w:br/>
      </w:r>
      <w:r w:rsidRPr="00F12449">
        <w:rPr>
          <w:b w:val="0"/>
          <w:bCs w:val="0"/>
          <w:i/>
          <w:iCs w:val="0"/>
        </w:rPr>
        <w:t>Theoretical Framework</w:t>
      </w:r>
    </w:p>
    <w:p w14:paraId="0707E0BA" w14:textId="11A291DA" w:rsidR="001C2568" w:rsidRPr="00F12449" w:rsidDel="001C2568" w:rsidRDefault="001C2568" w:rsidP="00B36199">
      <w:pPr>
        <w:rPr>
          <w:del w:id="40" w:author="Earl Peter Gangoso" w:date="2024-07-12T13:16:00Z" w16du:dateUtc="2024-07-12T05:16:00Z"/>
          <w:rStyle w:val="SubtleEmphasis"/>
          <w:i w:val="0"/>
          <w:iCs w:val="0"/>
          <w:color w:val="auto"/>
        </w:rPr>
      </w:pPr>
      <w:r w:rsidRPr="00F12449">
        <w:rPr>
          <w:noProof/>
        </w:rPr>
        <w:drawing>
          <wp:inline distT="0" distB="0" distL="0" distR="0" wp14:anchorId="24C20FCB" wp14:editId="2FB60592">
            <wp:extent cx="5274310" cy="2015066"/>
            <wp:effectExtent l="0" t="57150" r="0" b="118745"/>
            <wp:docPr id="1571201874" name="Diagram 1">
              <a:extLst xmlns:a="http://schemas.openxmlformats.org/drawingml/2006/main">
                <a:ext uri="{FF2B5EF4-FFF2-40B4-BE49-F238E27FC236}">
                  <a16:creationId xmlns:a16="http://schemas.microsoft.com/office/drawing/2014/main" id="{7F11F7AB-9E69-49FE-DC1F-53E3DB09CE5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85C0632" w14:textId="77777777" w:rsidR="001C2568" w:rsidRPr="00F12449" w:rsidRDefault="001C2568" w:rsidP="00037E25">
      <w:pPr>
        <w:keepNext/>
        <w:ind w:firstLine="0"/>
        <w:rPr>
          <w:rStyle w:val="SubtleEmphasis"/>
          <w:i w:val="0"/>
          <w:iCs w:val="0"/>
          <w:color w:val="auto"/>
        </w:rPr>
      </w:pPr>
    </w:p>
    <w:p w14:paraId="67A41488" w14:textId="08FCF627" w:rsidR="0042042F" w:rsidRDefault="004B1CDF" w:rsidP="00017158">
      <w:bookmarkStart w:id="41" w:name="_Toc1081015987"/>
      <w:r w:rsidRPr="00F12449">
        <w:t>Figure 1 shows</w:t>
      </w:r>
      <w:r w:rsidR="0042042F" w:rsidRPr="00F12449">
        <w:t xml:space="preserve"> a schematic representation of the machine learning pipeline implemented in this research. </w:t>
      </w:r>
      <w:r w:rsidR="00F86FD3" w:rsidRPr="00F12449">
        <w:t xml:space="preserve">This approach is made more structured and step-by-step by this modularization, which optimizes each cycle modification that affects subsequent ones and reduces inefficiencies in the process of creating a crop </w:t>
      </w:r>
      <w:r w:rsidR="00604F52">
        <w:t>yield</w:t>
      </w:r>
      <w:r w:rsidR="00F86FD3" w:rsidRPr="00F12449">
        <w:t xml:space="preserve"> forecasting model</w:t>
      </w:r>
      <w:r w:rsidR="0042042F" w:rsidRPr="00F12449">
        <w:t xml:space="preserve">. The pipeline enables </w:t>
      </w:r>
      <w:r w:rsidR="00E80B0D" w:rsidRPr="00F12449">
        <w:t xml:space="preserve">this </w:t>
      </w:r>
      <w:r w:rsidRPr="00F12449">
        <w:t xml:space="preserve">study </w:t>
      </w:r>
      <w:r w:rsidR="0042042F" w:rsidRPr="00F12449">
        <w:t>to scale better, experiment more easily</w:t>
      </w:r>
      <w:r w:rsidR="00D35D6B" w:rsidRPr="00F12449">
        <w:t>,</w:t>
      </w:r>
      <w:r w:rsidR="0042042F" w:rsidRPr="00F12449">
        <w:t xml:space="preserve"> and reduce the ability for human</w:t>
      </w:r>
      <w:r w:rsidR="00B36199" w:rsidRPr="00F12449">
        <w:t>-</w:t>
      </w:r>
      <w:r w:rsidR="0042042F" w:rsidRPr="00F12449">
        <w:t xml:space="preserve">made errors ensuring </w:t>
      </w:r>
      <w:r w:rsidR="00D35D6B" w:rsidRPr="00F12449">
        <w:t>the</w:t>
      </w:r>
      <w:r w:rsidR="0042042F" w:rsidRPr="00F12449">
        <w:t xml:space="preserve"> reliability and predictability of </w:t>
      </w:r>
      <w:r w:rsidR="00E80B0D" w:rsidRPr="00F12449">
        <w:t>the</w:t>
      </w:r>
      <w:r w:rsidR="0042042F" w:rsidRPr="00F12449">
        <w:t xml:space="preserve"> predictions.</w:t>
      </w:r>
    </w:p>
    <w:p w14:paraId="2FFAE4FA" w14:textId="614DDEE5" w:rsidR="00D03B20" w:rsidRPr="00F12449" w:rsidRDefault="00D03B20" w:rsidP="00017158">
      <w:r w:rsidRPr="00D03B20">
        <w:t>The theoretical framework for the model development and training process is based on established methodologies within the machine learning domain, particularly the structured approach outlined by IBM in their guide on Machine Learning Pipelines. This framework provides a comprehensive overview of the key stages involved in building, training, and evaluating machine learning models, ensuring a systematic and effective workflow (IBM, 2024).</w:t>
      </w:r>
    </w:p>
    <w:p w14:paraId="020CF5E8" w14:textId="2555A177" w:rsidR="008F24E5" w:rsidRPr="00F12449" w:rsidRDefault="008F24E5">
      <w:pPr>
        <w:pStyle w:val="Heading2"/>
      </w:pPr>
      <w:bookmarkStart w:id="42" w:name="_Toc171686379"/>
      <w:r w:rsidRPr="00F12449">
        <w:lastRenderedPageBreak/>
        <w:t>Data Collection</w:t>
      </w:r>
      <w:bookmarkEnd w:id="42"/>
    </w:p>
    <w:p w14:paraId="24FABD41" w14:textId="00649F7D" w:rsidR="008F24E5" w:rsidRPr="00F12449" w:rsidRDefault="0042042F" w:rsidP="0042042F">
      <w:pPr>
        <w:ind w:firstLine="0"/>
      </w:pPr>
      <w:r w:rsidRPr="00F12449">
        <w:tab/>
      </w:r>
      <w:r w:rsidR="0049024E" w:rsidRPr="00F12449">
        <w:t xml:space="preserve">The first </w:t>
      </w:r>
      <w:r w:rsidR="00277C8F" w:rsidRPr="00F12449">
        <w:t xml:space="preserve">stage </w:t>
      </w:r>
      <w:r w:rsidR="0049024E" w:rsidRPr="00F12449">
        <w:t xml:space="preserve">is </w:t>
      </w:r>
      <w:r w:rsidR="005D73C2" w:rsidRPr="00F12449">
        <w:t>d</w:t>
      </w:r>
      <w:r w:rsidR="0049024E" w:rsidRPr="00F12449">
        <w:t xml:space="preserve">ata </w:t>
      </w:r>
      <w:r w:rsidR="005D73C2" w:rsidRPr="00F12449">
        <w:t>collection</w:t>
      </w:r>
      <w:r w:rsidR="0049024E" w:rsidRPr="00F12449">
        <w:t xml:space="preserve">, </w:t>
      </w:r>
      <w:r w:rsidR="00285DB0">
        <w:t>c</w:t>
      </w:r>
      <w:r w:rsidR="00285DB0" w:rsidRPr="00285DB0">
        <w:t xml:space="preserve">onsidering the complexity and potential accessibility issues with multiple data sources, the focus will be simplified. The data will be gathered from PSA's Open Statistical Databases, specifically </w:t>
      </w:r>
      <w:proofErr w:type="gramStart"/>
      <w:r w:rsidR="00285DB0" w:rsidRPr="00285DB0">
        <w:t>covering:</w:t>
      </w:r>
      <w:proofErr w:type="gramEnd"/>
      <w:r w:rsidR="00285DB0" w:rsidRPr="00285DB0">
        <w:t xml:space="preserve"> historical data on the previous crop production and historical data </w:t>
      </w:r>
      <w:r w:rsidR="00285DB0">
        <w:t>on</w:t>
      </w:r>
      <w:r w:rsidR="00285DB0" w:rsidRPr="00285DB0">
        <w:t xml:space="preserve"> the population. This approach helps to have a reliable data source and at the same time leaves the study’s scope manageable.</w:t>
      </w:r>
    </w:p>
    <w:p w14:paraId="6AB70571" w14:textId="0A58BFCF" w:rsidR="008F24E5" w:rsidRPr="00F12449" w:rsidRDefault="008F24E5" w:rsidP="008F24E5">
      <w:pPr>
        <w:pStyle w:val="Heading2"/>
      </w:pPr>
      <w:bookmarkStart w:id="43" w:name="_Toc171686380"/>
      <w:r w:rsidRPr="00F12449">
        <w:t>Data Preprocessing</w:t>
      </w:r>
      <w:bookmarkEnd w:id="43"/>
    </w:p>
    <w:p w14:paraId="1F212288" w14:textId="327793BA" w:rsidR="0042042F" w:rsidRPr="00F12449" w:rsidRDefault="0049024E" w:rsidP="0042042F">
      <w:r w:rsidRPr="00F12449">
        <w:t xml:space="preserve">Following the </w:t>
      </w:r>
      <w:r w:rsidR="00277C8F" w:rsidRPr="00F12449">
        <w:t>d</w:t>
      </w:r>
      <w:r w:rsidRPr="00F12449">
        <w:t xml:space="preserve">ata </w:t>
      </w:r>
      <w:r w:rsidR="00277C8F" w:rsidRPr="00F12449">
        <w:t>analysis</w:t>
      </w:r>
      <w:r w:rsidRPr="00F12449">
        <w:t xml:space="preserve">, comes </w:t>
      </w:r>
      <w:r w:rsidR="00277C8F" w:rsidRPr="00F12449">
        <w:t xml:space="preserve">data preprocessing </w:t>
      </w:r>
      <w:r w:rsidRPr="00F12449">
        <w:t xml:space="preserve">where </w:t>
      </w:r>
      <w:r w:rsidR="00277C8F" w:rsidRPr="00F12449">
        <w:t xml:space="preserve">data is </w:t>
      </w:r>
      <w:r w:rsidR="003750D8" w:rsidRPr="00F12449">
        <w:t>clean</w:t>
      </w:r>
      <w:r w:rsidR="00277C8F" w:rsidRPr="00F12449">
        <w:t>ed</w:t>
      </w:r>
      <w:r w:rsidR="003750D8" w:rsidRPr="00F12449">
        <w:t xml:space="preserve"> </w:t>
      </w:r>
      <w:r w:rsidRPr="00F12449">
        <w:t xml:space="preserve">and </w:t>
      </w:r>
      <w:r w:rsidR="00D35D6B" w:rsidRPr="00F12449">
        <w:t>shape</w:t>
      </w:r>
      <w:r w:rsidR="00277C8F" w:rsidRPr="00F12449">
        <w:t>d to fit the algorithm’s input requirements</w:t>
      </w:r>
      <w:r w:rsidRPr="00F12449">
        <w:t xml:space="preserve"> appropriately. This</w:t>
      </w:r>
      <w:r w:rsidR="003750D8" w:rsidRPr="00F12449">
        <w:t xml:space="preserve"> also</w:t>
      </w:r>
      <w:r w:rsidRPr="00F12449">
        <w:t xml:space="preserve"> involves the process of imputation whereby some values are </w:t>
      </w:r>
      <w:r w:rsidR="00277C8F" w:rsidRPr="00F12449">
        <w:t xml:space="preserve">inferred </w:t>
      </w:r>
      <w:r w:rsidRPr="00F12449">
        <w:t>for instance by using mean, median</w:t>
      </w:r>
      <w:r w:rsidR="00D35D6B" w:rsidRPr="00F12449">
        <w:t>,</w:t>
      </w:r>
      <w:r w:rsidRPr="00F12449">
        <w:t xml:space="preserve"> or mode depending on which is applicable, feature scaling which is used to scale features to the appropriate range</w:t>
      </w:r>
      <w:r w:rsidR="00D35D6B" w:rsidRPr="00F12449">
        <w:t>,</w:t>
      </w:r>
      <w:r w:rsidRPr="00F12449">
        <w:t xml:space="preserve"> or data transformation where data type </w:t>
      </w:r>
      <w:r w:rsidR="00D35D6B" w:rsidRPr="00F12449">
        <w:t>may be</w:t>
      </w:r>
      <w:r w:rsidRPr="00F12449">
        <w:t xml:space="preserve"> converted to desired format for further analysis. Furthermore, </w:t>
      </w:r>
      <w:r w:rsidR="00875782" w:rsidRPr="00F12449">
        <w:t>categorical</w:t>
      </w:r>
      <w:r w:rsidRPr="00F12449">
        <w:t xml:space="preserve"> variables may be required to be in a format suitable for the Machine Learning Model and may be converted using methods such as One Hot Encoding or Label Encoding.</w:t>
      </w:r>
    </w:p>
    <w:p w14:paraId="0210D784" w14:textId="4DB624F7" w:rsidR="008F24E5" w:rsidRPr="00F12449" w:rsidRDefault="008F24E5">
      <w:pPr>
        <w:pStyle w:val="Heading2"/>
      </w:pPr>
      <w:bookmarkStart w:id="44" w:name="_Toc171686381"/>
      <w:r w:rsidRPr="00F12449">
        <w:t>Feature Engineering</w:t>
      </w:r>
      <w:bookmarkEnd w:id="44"/>
    </w:p>
    <w:p w14:paraId="4C706A74" w14:textId="4D0D0126" w:rsidR="0042042F" w:rsidRPr="00F12449" w:rsidRDefault="0049024E" w:rsidP="0042042F">
      <w:r w:rsidRPr="00F12449">
        <w:t xml:space="preserve">This </w:t>
      </w:r>
      <w:r w:rsidR="00F867F2" w:rsidRPr="00F12449">
        <w:t xml:space="preserve">stage </w:t>
      </w:r>
      <w:r w:rsidRPr="00F12449">
        <w:t xml:space="preserve">is </w:t>
      </w:r>
      <w:r w:rsidR="00F867F2" w:rsidRPr="00F12449">
        <w:t xml:space="preserve">the </w:t>
      </w:r>
      <w:r w:rsidRPr="00F12449">
        <w:t xml:space="preserve">process of deriving more features from the raw data to achieve </w:t>
      </w:r>
      <w:r w:rsidR="00D35D6B" w:rsidRPr="00F12449">
        <w:t xml:space="preserve">a </w:t>
      </w:r>
      <w:r w:rsidRPr="00F12449">
        <w:t xml:space="preserve">closer representation of the actual pattern and, therefore, enhance the performance of machine learning algorithms. The demand for crops is examined </w:t>
      </w:r>
      <w:r w:rsidR="00D35D6B" w:rsidRPr="00F12449">
        <w:t xml:space="preserve">by </w:t>
      </w:r>
      <w:r w:rsidRPr="00F12449">
        <w:t>considering some factors, for example, population increase</w:t>
      </w:r>
      <w:r w:rsidR="00853C93">
        <w:t xml:space="preserve"> and historical production. </w:t>
      </w:r>
      <w:r w:rsidRPr="00F12449">
        <w:t xml:space="preserve">Features of population growth are generated by analyzing the trends in the demography and its </w:t>
      </w:r>
      <w:r w:rsidR="00D35D6B" w:rsidRPr="00F12449">
        <w:t>relationship</w:t>
      </w:r>
      <w:r w:rsidRPr="00F12449">
        <w:t xml:space="preserve"> with food. These features are designed to extend the dataset to include the correlations between these factors, which gives a solid foundation for training</w:t>
      </w:r>
      <w:r w:rsidR="0042042F" w:rsidRPr="00F12449">
        <w:t>.</w:t>
      </w:r>
    </w:p>
    <w:p w14:paraId="386C6ED5" w14:textId="0C61B3F7" w:rsidR="008F24E5" w:rsidRPr="00F12449" w:rsidRDefault="008F24E5">
      <w:pPr>
        <w:pStyle w:val="Heading2"/>
      </w:pPr>
      <w:bookmarkStart w:id="45" w:name="_Toc171686382"/>
      <w:r w:rsidRPr="00F12449">
        <w:lastRenderedPageBreak/>
        <w:t>Model</w:t>
      </w:r>
      <w:r w:rsidR="00425005" w:rsidRPr="00F12449">
        <w:t xml:space="preserve"> Development and</w:t>
      </w:r>
      <w:r w:rsidRPr="00F12449">
        <w:t xml:space="preserve"> Training</w:t>
      </w:r>
      <w:bookmarkEnd w:id="45"/>
    </w:p>
    <w:p w14:paraId="2E597CD0" w14:textId="530E915B" w:rsidR="00DA2687" w:rsidRDefault="00DA2687" w:rsidP="0042042F">
      <w:r w:rsidRPr="00DA2687">
        <w:t xml:space="preserve">This stage is centered on the development and training of a regression model using a random forest regressor, an enhanced form of the tree-based learning algorithm that predicts the demand for crops in the future. It incorporates practices such as splitting the data into training and testing sets, optimizing the hyperparameters to get the best outcome, and gradually refining the model. Random Forest Regressor will handle large volumes of data that </w:t>
      </w:r>
      <w:r w:rsidR="001734D5">
        <w:t>identify</w:t>
      </w:r>
      <w:r w:rsidR="001734D5" w:rsidRPr="00DA2687">
        <w:t xml:space="preserve"> </w:t>
      </w:r>
      <w:r w:rsidRPr="00DA2687">
        <w:t>the relationship between features, which is a very important factor of crops that will help in identifying demand factors.</w:t>
      </w:r>
    </w:p>
    <w:p w14:paraId="466AC2A9" w14:textId="5F05B580" w:rsidR="00717774" w:rsidRPr="00F12449" w:rsidRDefault="00717774" w:rsidP="0042042F">
      <w:r w:rsidRPr="00F12449">
        <w:t xml:space="preserve">To find the optimal combination of hyperparameters, </w:t>
      </w:r>
      <w:r w:rsidR="000649B8">
        <w:t>the researcher will</w:t>
      </w:r>
      <w:r w:rsidR="000649B8" w:rsidRPr="000649B8">
        <w:t xml:space="preserve"> </w:t>
      </w:r>
      <w:r w:rsidR="000649B8">
        <w:t>integrate</w:t>
      </w:r>
      <w:r w:rsidR="000649B8" w:rsidRPr="000649B8">
        <w:t xml:space="preserve"> a </w:t>
      </w:r>
      <w:r w:rsidR="000649B8">
        <w:t>Python</w:t>
      </w:r>
      <w:r w:rsidR="000649B8" w:rsidRPr="000649B8">
        <w:t xml:space="preserve"> function called </w:t>
      </w:r>
      <w:proofErr w:type="spellStart"/>
      <w:r w:rsidR="000649B8" w:rsidRPr="000649B8">
        <w:t>GridSearchCV</w:t>
      </w:r>
      <w:proofErr w:type="spellEnd"/>
      <w:r w:rsidR="000649B8" w:rsidRPr="000649B8">
        <w:t xml:space="preserve">, which is a very useful tool for hyperparameter tuning. </w:t>
      </w:r>
      <w:proofErr w:type="spellStart"/>
      <w:r w:rsidR="000649B8" w:rsidRPr="000649B8">
        <w:t>GridSearchCV</w:t>
      </w:r>
      <w:proofErr w:type="spellEnd"/>
      <w:r w:rsidR="000649B8" w:rsidRPr="000649B8">
        <w:t xml:space="preserve"> carries out cross-validation to determine the performance of the model with various parameters specified in the parameter grid.</w:t>
      </w:r>
      <w:r w:rsidR="000649B8">
        <w:t xml:space="preserve"> </w:t>
      </w:r>
      <w:r w:rsidR="000649B8" w:rsidRPr="000649B8">
        <w:t xml:space="preserve">The first step is to identify the values of the hyperparameters to be tuned. </w:t>
      </w:r>
      <w:r w:rsidR="000649B8">
        <w:t>The majority</w:t>
      </w:r>
      <w:r w:rsidR="000649B8" w:rsidRPr="000649B8">
        <w:t xml:space="preserve"> </w:t>
      </w:r>
      <w:r w:rsidR="000649B8">
        <w:t xml:space="preserve">of </w:t>
      </w:r>
      <w:r w:rsidR="000649B8" w:rsidRPr="000649B8">
        <w:t xml:space="preserve">hyperparameters for Random Forest Regressor are </w:t>
      </w:r>
      <w:proofErr w:type="spellStart"/>
      <w:r w:rsidR="000649B8" w:rsidRPr="000649B8">
        <w:t>n_estimators</w:t>
      </w:r>
      <w:proofErr w:type="spellEnd"/>
      <w:r w:rsidR="000649B8" w:rsidRPr="000649B8">
        <w:t xml:space="preserve">, </w:t>
      </w:r>
      <w:proofErr w:type="spellStart"/>
      <w:r w:rsidR="000649B8" w:rsidRPr="000649B8">
        <w:t>max_depth</w:t>
      </w:r>
      <w:proofErr w:type="spellEnd"/>
      <w:r w:rsidR="000649B8" w:rsidRPr="000649B8">
        <w:t xml:space="preserve">, </w:t>
      </w:r>
      <w:proofErr w:type="spellStart"/>
      <w:r w:rsidR="000649B8" w:rsidRPr="000649B8">
        <w:t>min_samples_split</w:t>
      </w:r>
      <w:proofErr w:type="spellEnd"/>
      <w:r w:rsidR="000649B8" w:rsidRPr="000649B8">
        <w:t xml:space="preserve">, and </w:t>
      </w:r>
      <w:proofErr w:type="spellStart"/>
      <w:r w:rsidR="000649B8" w:rsidRPr="000649B8">
        <w:t>min_samples_leaf</w:t>
      </w:r>
      <w:proofErr w:type="spellEnd"/>
      <w:r w:rsidR="000649B8" w:rsidRPr="000649B8">
        <w:t xml:space="preserve">. Other hyperparameters such as </w:t>
      </w:r>
      <w:proofErr w:type="spellStart"/>
      <w:r w:rsidR="000649B8" w:rsidRPr="000649B8">
        <w:t>max_features</w:t>
      </w:r>
      <w:proofErr w:type="spellEnd"/>
      <w:r w:rsidR="000649B8">
        <w:t>. T</w:t>
      </w:r>
      <w:r w:rsidR="000649B8" w:rsidRPr="000649B8">
        <w:t>he number of features to draw upon when searching for the best split can also be added.</w:t>
      </w:r>
      <w:r w:rsidR="000649B8">
        <w:t xml:space="preserve"> Additionally, b</w:t>
      </w:r>
      <w:r w:rsidR="000649B8" w:rsidRPr="000649B8">
        <w:t xml:space="preserve">y applying </w:t>
      </w:r>
      <w:proofErr w:type="spellStart"/>
      <w:r w:rsidR="000649B8" w:rsidRPr="000649B8">
        <w:t>GridSearchCV</w:t>
      </w:r>
      <w:proofErr w:type="spellEnd"/>
      <w:r w:rsidR="000649B8" w:rsidRPr="000649B8">
        <w:t xml:space="preserve">, </w:t>
      </w:r>
      <w:r w:rsidR="000649B8">
        <w:t>the researcher will</w:t>
      </w:r>
      <w:r w:rsidR="000649B8" w:rsidRPr="000649B8">
        <w:t xml:space="preserve"> configure the grid</w:t>
      </w:r>
      <w:r w:rsidR="001734D5">
        <w:t xml:space="preserve"> </w:t>
      </w:r>
      <w:r w:rsidR="000649B8" w:rsidRPr="000649B8">
        <w:t>search</w:t>
      </w:r>
      <w:r w:rsidR="000649B8">
        <w:t xml:space="preserve"> </w:t>
      </w:r>
      <w:r w:rsidR="000649B8" w:rsidRPr="000649B8">
        <w:t xml:space="preserve">to compare the hyperparameters. This includes defining the estimator (Random Forest Regressor in this case), the hyperparameters to tune (parameter grid), </w:t>
      </w:r>
      <w:r w:rsidR="001734D5">
        <w:t xml:space="preserve">the </w:t>
      </w:r>
      <w:r w:rsidR="000649B8" w:rsidRPr="000649B8">
        <w:t xml:space="preserve">metric for model evaluation </w:t>
      </w:r>
      <w:proofErr w:type="gramStart"/>
      <w:r w:rsidR="000649B8" w:rsidRPr="000649B8">
        <w:t>( e. g.</w:t>
      </w:r>
      <w:proofErr w:type="gramEnd"/>
      <w:r w:rsidR="000649B8" w:rsidRPr="000649B8">
        <w:t xml:space="preserve"> Mean Absolute Error, RMSE</w:t>
      </w:r>
      <w:r w:rsidR="001734D5">
        <w:t>,</w:t>
      </w:r>
      <w:r w:rsidR="000649B8" w:rsidRPr="000649B8">
        <w:t xml:space="preserve"> or R²)</w:t>
      </w:r>
      <w:r w:rsidR="001734D5">
        <w:t>,</w:t>
      </w:r>
      <w:r w:rsidR="000649B8" w:rsidRPr="000649B8">
        <w:t xml:space="preserve"> and the number of folds of cross-validation.</w:t>
      </w:r>
    </w:p>
    <w:p w14:paraId="5286EF32" w14:textId="1D933139" w:rsidR="008F24E5" w:rsidRPr="00F12449" w:rsidRDefault="008F24E5" w:rsidP="008F24E5">
      <w:pPr>
        <w:pStyle w:val="Heading2"/>
      </w:pPr>
      <w:bookmarkStart w:id="46" w:name="_Toc171686383"/>
      <w:r w:rsidRPr="00F12449">
        <w:t>Model Evaluation</w:t>
      </w:r>
      <w:bookmarkEnd w:id="46"/>
    </w:p>
    <w:p w14:paraId="43001E13" w14:textId="51D31CBD" w:rsidR="006835E5" w:rsidRDefault="003750D8" w:rsidP="0042042F">
      <w:r w:rsidRPr="00F12449">
        <w:t>The model goes through Model Evaluation once it has been trained. To determine whether the model satisfies the required accuracy and reliability standards, this stage evaluates its performance using a variety of m</w:t>
      </w:r>
      <w:r w:rsidR="00A87E3F" w:rsidRPr="00F12449">
        <w:t>etrics</w:t>
      </w:r>
      <w:r w:rsidRPr="00F12449">
        <w:t>, including Mean Absolute Error (MAE), Root Mean Squared Error (RMSE), and R-</w:t>
      </w:r>
      <w:r w:rsidR="0070778D" w:rsidRPr="00F12449">
        <w:t>s</w:t>
      </w:r>
      <w:r w:rsidRPr="00F12449">
        <w:t>quared</w:t>
      </w:r>
      <w:r w:rsidR="0070778D" w:rsidRPr="00F12449">
        <w:t xml:space="preserve"> (</w:t>
      </w:r>
      <w:r w:rsidR="0070778D" w:rsidRPr="00F12449">
        <w:rPr>
          <w:rFonts w:eastAsiaTheme="majorEastAsia"/>
        </w:rPr>
        <w:t>R²)</w:t>
      </w:r>
      <w:r w:rsidRPr="00F12449">
        <w:t>.</w:t>
      </w:r>
    </w:p>
    <w:p w14:paraId="5787DB87" w14:textId="42B173AC" w:rsidR="00A436B4" w:rsidRDefault="001734D5" w:rsidP="00742D1E">
      <w:r>
        <w:lastRenderedPageBreak/>
        <w:t xml:space="preserve">The formula for </w:t>
      </w:r>
      <w:r w:rsidRPr="001734D5">
        <w:t>Mean Absolute Error (MAE)</w:t>
      </w:r>
      <w:r>
        <w:t xml:space="preserve"> is as follows:</w:t>
      </w:r>
    </w:p>
    <w:p w14:paraId="73DE98C3" w14:textId="0FD8F120" w:rsidR="001734D5" w:rsidRPr="00F12449" w:rsidRDefault="005D66C3" w:rsidP="001734D5">
      <w:pPr>
        <w:jc w:val="center"/>
      </w:pPr>
      <m:oMathPara>
        <m:oMath>
          <m:r>
            <m:rPr>
              <m:sty m:val="p"/>
            </m:rPr>
            <w:rPr>
              <w:rFonts w:ascii="Cambria Math" w:hAnsi="Cambria Math"/>
            </w:rPr>
            <m:t>MAE</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nary>
        </m:oMath>
      </m:oMathPara>
    </w:p>
    <w:p w14:paraId="7E0A4204" w14:textId="76DAECD5" w:rsidR="00FA6193" w:rsidRDefault="005D66C3">
      <w:r>
        <w:t>w</w:t>
      </w:r>
      <w:r w:rsidR="00FA6193">
        <w:t>here:</w:t>
      </w:r>
    </w:p>
    <w:p w14:paraId="2A346EDC" w14:textId="77777777" w:rsidR="00B77F92" w:rsidRDefault="00B77F92" w:rsidP="00B77F92">
      <w:pPr>
        <w:pStyle w:val="ListParagraph"/>
        <w:numPr>
          <w:ilvl w:val="0"/>
          <w:numId w:val="36"/>
        </w:numPr>
      </w:pPr>
      <w:r w:rsidRPr="005D66C3">
        <w:rPr>
          <w:i/>
          <w:iCs/>
        </w:rPr>
        <w:t>n</w:t>
      </w:r>
      <w:r>
        <w:t xml:space="preserve"> is represented as the total number of observations.</w:t>
      </w:r>
    </w:p>
    <w:p w14:paraId="388DAA17" w14:textId="77777777" w:rsidR="00B77F92" w:rsidRDefault="00B77F92" w:rsidP="00B77F92">
      <w:pPr>
        <w:pStyle w:val="ListParagraph"/>
        <w:numPr>
          <w:ilvl w:val="0"/>
          <w:numId w:val="36"/>
        </w:numPr>
      </w:pPr>
      <w:r>
        <w:t>Σ is referred to as the summation operator which means that the absolute errors should be summed.</w:t>
      </w:r>
    </w:p>
    <w:p w14:paraId="2DC308BA" w14:textId="6C9DF779" w:rsidR="00B77F92" w:rsidRDefault="00000000" w:rsidP="00B77F92">
      <w:pPr>
        <w:pStyle w:val="ListParagraph"/>
        <w:numPr>
          <w:ilvl w:val="0"/>
          <w:numId w:val="36"/>
        </w:num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B77F92">
        <w:t xml:space="preserve"> refers to the actual value of the </w:t>
      </w:r>
      <w:r w:rsidR="00B77F92" w:rsidRPr="00B77F92">
        <w:rPr>
          <w:rFonts w:ascii="Cambria Math" w:hAnsi="Cambria Math" w:cs="Cambria Math"/>
        </w:rPr>
        <w:t>𝑖</w:t>
      </w:r>
      <w:r w:rsidR="00B77F92">
        <w:t>-</w:t>
      </w:r>
      <w:proofErr w:type="spellStart"/>
      <w:r w:rsidR="00B77F92">
        <w:t>th</w:t>
      </w:r>
      <w:proofErr w:type="spellEnd"/>
      <w:r w:rsidR="00B77F92">
        <w:t xml:space="preserve"> observation.</w:t>
      </w:r>
    </w:p>
    <w:p w14:paraId="3886B3C7" w14:textId="77777777" w:rsidR="00B77F92" w:rsidRDefault="00B77F92" w:rsidP="00B77F92">
      <w:pPr>
        <w:pStyle w:val="ListParagraph"/>
        <w:numPr>
          <w:ilvl w:val="0"/>
          <w:numId w:val="36"/>
        </w:numPr>
      </w:pPr>
      <w:r w:rsidRPr="00B77F92">
        <w:rPr>
          <w:rFonts w:ascii="Cambria Math" w:hAnsi="Cambria Math" w:cs="Cambria Math"/>
        </w:rPr>
        <w:t>𝑥</w:t>
      </w:r>
      <w:r>
        <w:t xml:space="preserve"> is referred to as the predicted value of the </w:t>
      </w:r>
      <w:r w:rsidRPr="00B77F92">
        <w:rPr>
          <w:rFonts w:ascii="Cambria Math" w:hAnsi="Cambria Math" w:cs="Cambria Math"/>
        </w:rPr>
        <w:t>𝑖</w:t>
      </w:r>
      <w:r>
        <w:t>-</w:t>
      </w:r>
      <w:proofErr w:type="spellStart"/>
      <w:r>
        <w:t>th</w:t>
      </w:r>
      <w:proofErr w:type="spellEnd"/>
      <w:r>
        <w:t xml:space="preserve"> observation.</w:t>
      </w:r>
    </w:p>
    <w:p w14:paraId="36387FD3" w14:textId="64AF6A1C" w:rsidR="001734D5" w:rsidRDefault="001734D5" w:rsidP="00B77F92">
      <w:r>
        <w:t xml:space="preserve">The formula for </w:t>
      </w:r>
      <w:r w:rsidRPr="001734D5">
        <w:t>Root Mean Squared Error (RMSE)</w:t>
      </w:r>
      <w:r>
        <w:t xml:space="preserve"> is as follows:</w:t>
      </w:r>
    </w:p>
    <w:p w14:paraId="22FCDA72" w14:textId="7D126DE2" w:rsidR="009E270A" w:rsidRDefault="001734D5" w:rsidP="00017158">
      <m:oMathPara>
        <m:oMath>
          <m:r>
            <m:rPr>
              <m:sty m:val="p"/>
            </m:rPr>
            <w:rPr>
              <w:rFonts w:ascii="Cambria Math" w:hAnsi="Cambria Math"/>
            </w:rPr>
            <m:t>RMSE</m:t>
          </m:r>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e>
                          </m:d>
                        </m:e>
                        <m:sup>
                          <m:r>
                            <w:rPr>
                              <w:rFonts w:ascii="Cambria Math" w:hAnsi="Cambria Math"/>
                            </w:rPr>
                            <m:t>2</m:t>
                          </m:r>
                        </m:sup>
                      </m:sSup>
                    </m:num>
                    <m:den>
                      <m:r>
                        <w:rPr>
                          <w:rFonts w:ascii="Cambria Math" w:hAnsi="Cambria Math"/>
                        </w:rPr>
                        <m:t>n</m:t>
                      </m:r>
                    </m:den>
                  </m:f>
                </m:e>
              </m:nary>
            </m:e>
          </m:rad>
        </m:oMath>
      </m:oMathPara>
    </w:p>
    <w:p w14:paraId="005063AD" w14:textId="2C8F8434" w:rsidR="00D03B20" w:rsidRPr="00D03B20" w:rsidRDefault="005D66C3" w:rsidP="00017158">
      <w:r>
        <w:t>w</w:t>
      </w:r>
      <w:r w:rsidR="00D03B20" w:rsidRPr="00D03B20">
        <w:t>here:</w:t>
      </w:r>
    </w:p>
    <w:p w14:paraId="27852D58" w14:textId="50E8E9E8" w:rsidR="00B77F92" w:rsidRDefault="00000000" w:rsidP="00B77F92">
      <w:pPr>
        <w:pStyle w:val="ListParagraph"/>
        <w:numPr>
          <w:ilvl w:val="0"/>
          <w:numId w:val="34"/>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B77F92">
        <w:t xml:space="preserve"> is represented by the predicted value of the </w:t>
      </w:r>
      <w:r w:rsidR="00B77F92">
        <w:rPr>
          <w:rFonts w:ascii="Cambria Math" w:hAnsi="Cambria Math" w:cs="Cambria Math"/>
        </w:rPr>
        <w:t>𝑖</w:t>
      </w:r>
      <w:r w:rsidR="00B77F92">
        <w:t>-</w:t>
      </w:r>
      <w:proofErr w:type="spellStart"/>
      <w:r w:rsidR="00B77F92">
        <w:t>th</w:t>
      </w:r>
      <w:proofErr w:type="spellEnd"/>
      <w:r w:rsidR="00B77F92">
        <w:t xml:space="preserve"> observation.</w:t>
      </w:r>
    </w:p>
    <w:p w14:paraId="3B296116" w14:textId="1FAE02D1" w:rsidR="00B77F92" w:rsidRDefault="00000000" w:rsidP="00B77F92">
      <w:pPr>
        <w:pStyle w:val="ListParagraph"/>
        <w:numPr>
          <w:ilvl w:val="0"/>
          <w:numId w:val="34"/>
        </w:numPr>
      </w:pP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00B77F92">
        <w:t xml:space="preserve"> is defined as the observed (actual) value of the </w:t>
      </w:r>
      <w:r w:rsidR="00B77F92">
        <w:rPr>
          <w:rFonts w:ascii="Cambria Math" w:hAnsi="Cambria Math" w:cs="Cambria Math"/>
        </w:rPr>
        <w:t>𝑖</w:t>
      </w:r>
      <w:r w:rsidR="00B77F92">
        <w:t>-</w:t>
      </w:r>
      <w:proofErr w:type="spellStart"/>
      <w:r w:rsidR="00B77F92">
        <w:t>th</w:t>
      </w:r>
      <w:proofErr w:type="spellEnd"/>
      <w:r w:rsidR="00B77F92">
        <w:t xml:space="preserve"> observation.</w:t>
      </w:r>
    </w:p>
    <w:p w14:paraId="02E90DEB" w14:textId="326370EB" w:rsidR="00F20169" w:rsidRDefault="00B77F92" w:rsidP="00B77F92">
      <w:pPr>
        <w:pStyle w:val="ListParagraph"/>
        <w:numPr>
          <w:ilvl w:val="0"/>
          <w:numId w:val="34"/>
        </w:numPr>
      </w:pPr>
      <w:r w:rsidRPr="005D66C3">
        <w:rPr>
          <w:i/>
          <w:iCs/>
        </w:rPr>
        <w:t>n</w:t>
      </w:r>
      <w:r>
        <w:t xml:space="preserve"> is represented by the total number of observations.</w:t>
      </w:r>
    </w:p>
    <w:p w14:paraId="0476C144" w14:textId="77777777" w:rsidR="00F20169" w:rsidRDefault="00F20169" w:rsidP="00F20169">
      <w:pPr>
        <w:rPr>
          <w:lang w:eastAsia="en-US"/>
        </w:rPr>
      </w:pPr>
    </w:p>
    <w:p w14:paraId="757F1ECE" w14:textId="364456C7" w:rsidR="00D03B20" w:rsidRDefault="00CC11ED" w:rsidP="00F20169">
      <w:r w:rsidRPr="00CC11ED">
        <w:t xml:space="preserve">The root </w:t>
      </w:r>
      <w:proofErr w:type="gramStart"/>
      <w:r w:rsidRPr="00CC11ED">
        <w:t>mean</w:t>
      </w:r>
      <w:proofErr w:type="gramEnd"/>
      <w:r w:rsidRPr="00CC11ED">
        <w:t xml:space="preserve"> square error, a statistic that indicates the average difference between the model's predicted values and the dataset's actual values, can be used to evaluate how well a regression model fits a dataset.</w:t>
      </w:r>
      <w:r>
        <w:t xml:space="preserve"> </w:t>
      </w:r>
      <w:r w:rsidRPr="00CC11ED">
        <w:t>A model's ability to "fit" a dataset improves with a decreased root mean square error (RMSE)</w:t>
      </w:r>
      <w:r w:rsidR="00D03B20" w:rsidRPr="00D03B20">
        <w:t>.</w:t>
      </w:r>
    </w:p>
    <w:p w14:paraId="32303ECB" w14:textId="3977D5A6" w:rsidR="001734D5" w:rsidRDefault="001734D5" w:rsidP="001734D5">
      <w:r>
        <w:t>The formula for R</w:t>
      </w:r>
      <w:r w:rsidRPr="00017158">
        <w:rPr>
          <w:vertAlign w:val="superscript"/>
        </w:rPr>
        <w:t>2</w:t>
      </w:r>
      <w:r>
        <w:t xml:space="preserve"> is as follows:</w:t>
      </w:r>
    </w:p>
    <w:p w14:paraId="16E75309" w14:textId="5348AF45" w:rsidR="00CC11ED" w:rsidRDefault="00000000" w:rsidP="00017158">
      <m:oMathPara>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regression</m:t>
                  </m:r>
                </m:sub>
              </m:sSub>
            </m:num>
            <m:den>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total</m:t>
                  </m:r>
                </m:sub>
              </m:sSub>
            </m:den>
          </m:f>
        </m:oMath>
      </m:oMathPara>
    </w:p>
    <w:p w14:paraId="4BC5DD14" w14:textId="542E4F27" w:rsidR="00CC11ED" w:rsidRDefault="001734D5" w:rsidP="00017158">
      <w:r>
        <w:t>where</w:t>
      </w:r>
      <w:r w:rsidR="00CC11ED">
        <w:t>:</w:t>
      </w:r>
    </w:p>
    <w:p w14:paraId="27192D0C" w14:textId="41D7CD1E" w:rsidR="00CC11ED" w:rsidRDefault="00CC11ED">
      <w:pPr>
        <w:pStyle w:val="ListParagraph"/>
        <w:numPr>
          <w:ilvl w:val="0"/>
          <w:numId w:val="33"/>
        </w:numPr>
        <w:pPrChange w:id="47" w:author="Earl Peter Gangoso [2]" w:date="2024-08-14T11:03:00Z" w16du:dateUtc="2024-08-14T03:03:00Z">
          <w:pPr>
            <w:pStyle w:val="ListParagraph"/>
            <w:numPr>
              <w:numId w:val="30"/>
            </w:numPr>
            <w:ind w:hanging="360"/>
          </w:pPr>
        </w:pPrChange>
      </w:pPr>
      <w:r>
        <w:lastRenderedPageBreak/>
        <w:t xml:space="preserve">The sum of squares resulting from regression is known as </w:t>
      </w:r>
      <m:oMath>
        <m:r>
          <m:rPr>
            <m:sty m:val="p"/>
          </m:rPr>
          <w:rPr>
            <w:rFonts w:ascii="Cambria Math" w:hAnsi="Cambria Math"/>
          </w:rPr>
          <m:t>S</m:t>
        </m:r>
        <m:sSub>
          <m:sSubPr>
            <m:ctrlPr>
              <w:ins w:id="48" w:author="Earl Peter Gangoso [2]" w:date="2024-08-14T11:03:00Z" w16du:dateUtc="2024-08-14T03:03:00Z">
                <w:rPr>
                  <w:rFonts w:ascii="Cambria Math" w:hAnsi="Cambria Math"/>
                  <w:iCs/>
                </w:rPr>
              </w:ins>
            </m:ctrlPr>
          </m:sSubPr>
          <m:e>
            <m:r>
              <m:rPr>
                <m:sty m:val="p"/>
              </m:rPr>
              <w:rPr>
                <w:rFonts w:ascii="Cambria Math" w:hAnsi="Cambria Math"/>
              </w:rPr>
              <m:t>S</m:t>
            </m:r>
          </m:e>
          <m:sub>
            <m:r>
              <m:rPr>
                <m:sty m:val="p"/>
              </m:rPr>
              <w:rPr>
                <w:rFonts w:ascii="Cambria Math" w:hAnsi="Cambria Math"/>
              </w:rPr>
              <m:t>regression</m:t>
            </m:r>
          </m:sub>
        </m:sSub>
      </m:oMath>
      <w:r>
        <w:t xml:space="preserve"> (explained sum of squares).</w:t>
      </w:r>
    </w:p>
    <w:p w14:paraId="781F1829" w14:textId="465C8C79" w:rsidR="00CC11ED" w:rsidRDefault="001734D5" w:rsidP="002800D0">
      <w:pPr>
        <w:pStyle w:val="ListParagraph"/>
        <w:numPr>
          <w:ilvl w:val="0"/>
          <w:numId w:val="33"/>
        </w:numPr>
      </w:pPr>
      <m:oMath>
        <m:r>
          <m:rPr>
            <m:sty m:val="p"/>
          </m:rPr>
          <w:rPr>
            <w:rFonts w:ascii="Cambria Math" w:hAnsi="Cambria Math"/>
          </w:rPr>
          <m:t>S</m:t>
        </m:r>
        <m:sSub>
          <m:sSubPr>
            <m:ctrlPr>
              <w:ins w:id="49" w:author="Earl Peter Gangoso [2]" w:date="2024-08-14T11:05:00Z" w16du:dateUtc="2024-08-14T03:05:00Z">
                <w:rPr>
                  <w:rFonts w:ascii="Cambria Math" w:hAnsi="Cambria Math"/>
                  <w:iCs/>
                </w:rPr>
              </w:ins>
            </m:ctrlPr>
          </m:sSubPr>
          <m:e>
            <m:r>
              <m:rPr>
                <m:sty m:val="p"/>
              </m:rPr>
              <w:rPr>
                <w:rFonts w:ascii="Cambria Math" w:hAnsi="Cambria Math"/>
              </w:rPr>
              <m:t>S</m:t>
            </m:r>
          </m:e>
          <m:sub>
            <m:r>
              <m:rPr>
                <m:sty m:val="p"/>
              </m:rPr>
              <w:rPr>
                <w:rFonts w:ascii="Cambria Math" w:hAnsi="Cambria Math"/>
              </w:rPr>
              <m:t>total</m:t>
            </m:r>
          </m:sub>
        </m:sSub>
      </m:oMath>
      <w:r w:rsidR="00CC11ED">
        <w:t xml:space="preserve"> represents the sum of all squares.</w:t>
      </w:r>
    </w:p>
    <w:p w14:paraId="4E5E0D2E" w14:textId="76C1EF13" w:rsidR="00B77F92" w:rsidRPr="002800D0" w:rsidRDefault="00B77F92" w:rsidP="00CD6C16">
      <w:pPr>
        <w:rPr>
          <w:lang w:val="en-PH"/>
        </w:rPr>
      </w:pPr>
      <w:r w:rsidRPr="00B77F92">
        <w:t xml:space="preserve">This involves carrying out regression analysis on the dependent and independent variables of the observed data (observations) to find the line of correlation and often this is arrived at by using a regression model. This regression line will help to point out the existence of the relationship between the variables. </w:t>
      </w:r>
    </w:p>
    <w:p w14:paraId="32D42C4D" w14:textId="5E1B019D" w:rsidR="008F24E5" w:rsidRPr="00F12449" w:rsidRDefault="00DD407B">
      <w:pPr>
        <w:pStyle w:val="Heading2"/>
      </w:pPr>
      <w:bookmarkStart w:id="50" w:name="_Toc171686384"/>
      <w:r w:rsidRPr="00F12449">
        <w:t>Detailed Forecast Analysis and Visualization</w:t>
      </w:r>
      <w:bookmarkEnd w:id="50"/>
    </w:p>
    <w:bookmarkEnd w:id="1"/>
    <w:bookmarkEnd w:id="41"/>
    <w:p w14:paraId="1D499FF0" w14:textId="234417D1" w:rsidR="00141400" w:rsidRPr="00F12449" w:rsidRDefault="00DA3233" w:rsidP="00141400">
      <w:pPr>
        <w:contextualSpacing w:val="0"/>
      </w:pPr>
      <w:r w:rsidRPr="00F12449">
        <w:t>Finally</w:t>
      </w:r>
      <w:r w:rsidR="00EF46A6" w:rsidRPr="00F12449">
        <w:t xml:space="preserve">, the study will </w:t>
      </w:r>
      <w:r w:rsidRPr="00F12449">
        <w:t xml:space="preserve">utilize </w:t>
      </w:r>
      <w:r w:rsidR="000F273C" w:rsidRPr="00F12449">
        <w:t xml:space="preserve">the entire dataset and predict the next 10 years. The results will then be cascaded with the </w:t>
      </w:r>
      <w:r w:rsidR="00EF46A6" w:rsidRPr="00F12449">
        <w:t xml:space="preserve">use of </w:t>
      </w:r>
      <w:r w:rsidR="000F273C" w:rsidRPr="00F12449">
        <w:t xml:space="preserve">data </w:t>
      </w:r>
      <w:r w:rsidR="00EF46A6" w:rsidRPr="00F12449">
        <w:t xml:space="preserve">analysis and visualization techniques to understand crop demand patterns. To present the data, </w:t>
      </w:r>
      <w:r w:rsidR="00D464F7" w:rsidRPr="00F12449">
        <w:t xml:space="preserve">relevant charts such as </w:t>
      </w:r>
      <w:r w:rsidR="00EF46A6" w:rsidRPr="00F12449">
        <w:t>line plots</w:t>
      </w:r>
      <w:r w:rsidR="00D464F7" w:rsidRPr="00F12449">
        <w:t xml:space="preserve"> and data tables</w:t>
      </w:r>
      <w:r w:rsidR="00EF46A6" w:rsidRPr="00F12449">
        <w:t xml:space="preserve"> will be applied to help </w:t>
      </w:r>
      <w:r w:rsidR="00D35D6B" w:rsidRPr="00F12449">
        <w:t>visualize</w:t>
      </w:r>
      <w:r w:rsidR="00EF46A6" w:rsidRPr="00F12449">
        <w:t xml:space="preserve"> the data better and ease the interpretation of data results.</w:t>
      </w:r>
      <w:r w:rsidR="00141400" w:rsidRPr="00F12449">
        <w:t xml:space="preserve"> </w:t>
      </w:r>
      <w:r w:rsidR="00EF46A6" w:rsidRPr="00F12449">
        <w:t xml:space="preserve">These </w:t>
      </w:r>
      <w:r w:rsidR="00D35D6B" w:rsidRPr="00F12449">
        <w:t>reports</w:t>
      </w:r>
      <w:r w:rsidR="00D464F7" w:rsidRPr="00F12449">
        <w:t xml:space="preserve"> </w:t>
      </w:r>
      <w:r w:rsidR="00EF46A6" w:rsidRPr="00F12449">
        <w:t xml:space="preserve">will </w:t>
      </w:r>
      <w:r w:rsidR="00D464F7" w:rsidRPr="00F12449">
        <w:t xml:space="preserve">then be turned over to the Department of Agriculture in Misamis Occidental to help </w:t>
      </w:r>
      <w:r w:rsidR="00EF46A6" w:rsidRPr="00F12449">
        <w:t xml:space="preserve">ensure that those who are in the local farming business, as well as the market individuals, have a clue about the determinants of crop demand. Thus, the visualization of the impact of different factors such as historical yields, weather conditions, and </w:t>
      </w:r>
      <w:r w:rsidR="00D35D6B" w:rsidRPr="00F12449">
        <w:t>socioeconomic</w:t>
      </w:r>
      <w:r w:rsidR="00EF46A6" w:rsidRPr="00F12449">
        <w:t xml:space="preserve"> factors will help the study to offer relevant conclusions on how to improve agricultural planning and poli</w:t>
      </w:r>
      <w:r w:rsidR="000131CD" w:rsidRPr="00F12449">
        <w:t>cy</w:t>
      </w:r>
      <w:r w:rsidR="00EF46A6" w:rsidRPr="00F12449">
        <w:t>.</w:t>
      </w:r>
    </w:p>
    <w:p w14:paraId="302490E8" w14:textId="77777777" w:rsidR="009A24C6" w:rsidRDefault="00EF46A6" w:rsidP="009A24C6">
      <w:pPr>
        <w:contextualSpacing w:val="0"/>
        <w:rPr>
          <w:lang w:val="en-PH"/>
        </w:rPr>
      </w:pPr>
      <w:r w:rsidRPr="00F12449">
        <w:t xml:space="preserve">Moreover, the visualizations will also indicate possible opportunities </w:t>
      </w:r>
      <w:r w:rsidR="00D35D6B" w:rsidRPr="00F12449">
        <w:t>to increase</w:t>
      </w:r>
      <w:r w:rsidRPr="00F12449">
        <w:t xml:space="preserve"> crop yield and the supply of crops in the market. For instance, patterns of the effects of </w:t>
      </w:r>
      <w:r w:rsidR="00D35D6B" w:rsidRPr="00F12449">
        <w:t>unfavorable</w:t>
      </w:r>
      <w:r w:rsidRPr="00F12449">
        <w:t xml:space="preserve"> climate conditions on crop productivity will guide the approaches </w:t>
      </w:r>
      <w:r w:rsidR="009A24C6" w:rsidRPr="009A24C6">
        <w:rPr>
          <w:lang w:val="en-PH"/>
        </w:rPr>
        <w:t>to be taken to mitigate the effects of climate change, especially on agricultural practices.</w:t>
      </w:r>
      <w:r w:rsidRPr="00F12449">
        <w:t xml:space="preserve"> Thus, by integrating detailed forecast analysis and visualization, the study will guarantee that the </w:t>
      </w:r>
      <w:r w:rsidRPr="00F12449">
        <w:lastRenderedPageBreak/>
        <w:t xml:space="preserve">model’s outputs are not only statistically sound but also relevant </w:t>
      </w:r>
      <w:r w:rsidR="009A24C6" w:rsidRPr="009A24C6">
        <w:rPr>
          <w:lang w:val="en-PH"/>
        </w:rPr>
        <w:t>among the stakeholders in the agricultural sector.</w:t>
      </w:r>
    </w:p>
    <w:p w14:paraId="06201A55" w14:textId="77777777" w:rsidR="00D8532E" w:rsidRDefault="00D8532E" w:rsidP="009A24C6">
      <w:pPr>
        <w:contextualSpacing w:val="0"/>
        <w:rPr>
          <w:lang w:val="en-PH"/>
        </w:rPr>
      </w:pPr>
    </w:p>
    <w:p w14:paraId="42483F7D" w14:textId="77777777" w:rsidR="001734D5" w:rsidRPr="009A24C6" w:rsidRDefault="001734D5" w:rsidP="009A24C6">
      <w:pPr>
        <w:contextualSpacing w:val="0"/>
        <w:rPr>
          <w:lang w:val="en-PH"/>
        </w:rPr>
      </w:pPr>
    </w:p>
    <w:p w14:paraId="01F5C2B9" w14:textId="3DA246D6" w:rsidR="001734D5" w:rsidRDefault="001734D5">
      <w:pPr>
        <w:contextualSpacing w:val="0"/>
        <w:rPr>
          <w:lang w:val="en-PH"/>
        </w:rPr>
      </w:pPr>
      <w:r>
        <w:rPr>
          <w:lang w:val="en-PH"/>
        </w:rPr>
        <w:br w:type="page"/>
      </w:r>
    </w:p>
    <w:p w14:paraId="5B69A3BB" w14:textId="77777777" w:rsidR="00D8532E" w:rsidRDefault="00D8532E" w:rsidP="00D8532E">
      <w:pPr>
        <w:pStyle w:val="Heading1"/>
        <w:spacing w:line="480" w:lineRule="auto"/>
        <w:rPr>
          <w:b/>
          <w:bCs w:val="0"/>
        </w:rPr>
      </w:pPr>
      <w:bookmarkStart w:id="51" w:name="_Toc171686385"/>
      <w:r>
        <w:lastRenderedPageBreak/>
        <w:t>Chapter 4</w:t>
      </w:r>
      <w:r>
        <w:br/>
      </w:r>
      <w:r w:rsidRPr="00D62061">
        <w:rPr>
          <w:b/>
          <w:bCs w:val="0"/>
        </w:rPr>
        <w:t>RESULTS AND DISCUSSIONS</w:t>
      </w:r>
    </w:p>
    <w:p w14:paraId="27D89608" w14:textId="77777777" w:rsidR="00D8532E" w:rsidRPr="00D8532E" w:rsidRDefault="00D8532E" w:rsidP="00D8532E"/>
    <w:p w14:paraId="26F6C018" w14:textId="22A07C3A" w:rsidR="00D8532E" w:rsidRDefault="00D8532E" w:rsidP="00D8532E">
      <w:pPr>
        <w:pStyle w:val="Heading2"/>
      </w:pPr>
      <w:r>
        <w:t>Data Collection</w:t>
      </w:r>
    </w:p>
    <w:p w14:paraId="246D22ED" w14:textId="0E01585C" w:rsidR="00E97692" w:rsidRDefault="003A17AC" w:rsidP="003A17AC">
      <w:r>
        <w:t>The researchers have gathered</w:t>
      </w:r>
      <w:r w:rsidRPr="003A17AC">
        <w:t xml:space="preserve"> </w:t>
      </w:r>
      <w:r w:rsidRPr="00285DB0">
        <w:t xml:space="preserve">PSA's Open Statistical Databases, specifically </w:t>
      </w:r>
      <w:proofErr w:type="gramStart"/>
      <w:r w:rsidRPr="00285DB0">
        <w:t>covering:</w:t>
      </w:r>
      <w:proofErr w:type="gramEnd"/>
      <w:r w:rsidRPr="00285DB0">
        <w:t xml:space="preserve"> historical data on the previous crop production and historical data </w:t>
      </w:r>
      <w:r>
        <w:t>on</w:t>
      </w:r>
      <w:r w:rsidRPr="00285DB0">
        <w:t xml:space="preserve"> the population</w:t>
      </w:r>
      <w:r>
        <w:t xml:space="preserve">. The tables below </w:t>
      </w:r>
      <w:proofErr w:type="gramStart"/>
      <w:r>
        <w:t>summarizes</w:t>
      </w:r>
      <w:proofErr w:type="gramEnd"/>
      <w:r>
        <w:t xml:space="preserve"> all the data obtained.</w:t>
      </w:r>
      <w:r w:rsidR="00C844C1">
        <w:tab/>
      </w:r>
    </w:p>
    <w:p w14:paraId="6220FAA3" w14:textId="61723E93" w:rsidR="00017158" w:rsidRDefault="00017158" w:rsidP="00017158">
      <w:pPr>
        <w:pStyle w:val="Caption"/>
        <w:keepNext/>
        <w:rPr>
          <w:b w:val="0"/>
          <w:bCs w:val="0"/>
          <w:i/>
        </w:rPr>
      </w:pPr>
      <w:bookmarkStart w:id="52" w:name="_Toc173436238"/>
      <w:bookmarkStart w:id="53" w:name="_Toc179895047"/>
      <w:r>
        <w:t xml:space="preserve">Table </w:t>
      </w:r>
      <w:r>
        <w:fldChar w:fldCharType="begin"/>
      </w:r>
      <w:r>
        <w:instrText xml:space="preserve"> SEQ Table \* ARABIC </w:instrText>
      </w:r>
      <w:r>
        <w:fldChar w:fldCharType="separate"/>
      </w:r>
      <w:r>
        <w:rPr>
          <w:noProof/>
        </w:rPr>
        <w:t>1</w:t>
      </w:r>
      <w:r>
        <w:fldChar w:fldCharType="end"/>
      </w:r>
      <w:r>
        <w:br/>
      </w:r>
      <w:r w:rsidRPr="00896CEF">
        <w:rPr>
          <w:b w:val="0"/>
          <w:bCs w:val="0"/>
          <w:i/>
        </w:rPr>
        <w:t>Summary of Data</w:t>
      </w:r>
      <w:r>
        <w:rPr>
          <w:b w:val="0"/>
          <w:bCs w:val="0"/>
          <w:i/>
        </w:rPr>
        <w:t xml:space="preserve"> Collection</w:t>
      </w:r>
      <w:bookmarkEnd w:id="52"/>
      <w:bookmarkEnd w:id="53"/>
      <w:r w:rsidR="003A17AC">
        <w:rPr>
          <w:b w:val="0"/>
          <w:bCs w:val="0"/>
          <w:i/>
        </w:rPr>
        <w:t xml:space="preserve"> of Corn</w:t>
      </w:r>
    </w:p>
    <w:tbl>
      <w:tblPr>
        <w:tblStyle w:val="ListTable6Colorful"/>
        <w:tblW w:w="8414" w:type="dxa"/>
        <w:tblInd w:w="-108" w:type="dxa"/>
        <w:tblLayout w:type="fixed"/>
        <w:tblLook w:val="06A0" w:firstRow="1" w:lastRow="0" w:firstColumn="1" w:lastColumn="0" w:noHBand="1" w:noVBand="1"/>
      </w:tblPr>
      <w:tblGrid>
        <w:gridCol w:w="1355"/>
        <w:gridCol w:w="1283"/>
        <w:gridCol w:w="1439"/>
        <w:gridCol w:w="1560"/>
        <w:gridCol w:w="850"/>
        <w:gridCol w:w="1134"/>
        <w:gridCol w:w="793"/>
      </w:tblGrid>
      <w:tr w:rsidR="00031728" w14:paraId="2604F855" w14:textId="6B964DB9" w:rsidTr="00031728">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5" w:type="dxa"/>
          </w:tcPr>
          <w:p w14:paraId="39025C4B" w14:textId="37B254FB" w:rsidR="00031728" w:rsidRDefault="00031728" w:rsidP="00031728">
            <w:pPr>
              <w:spacing w:before="0" w:line="480" w:lineRule="auto"/>
              <w:ind w:firstLine="0"/>
              <w:jc w:val="center"/>
            </w:pPr>
            <w:r>
              <w:t>Features</w:t>
            </w:r>
          </w:p>
        </w:tc>
        <w:tc>
          <w:tcPr>
            <w:tcW w:w="1283" w:type="dxa"/>
          </w:tcPr>
          <w:p w14:paraId="21672AB9" w14:textId="215193DB" w:rsidR="00031728" w:rsidRDefault="00031728" w:rsidP="00031728">
            <w:pPr>
              <w:spacing w:before="0"/>
              <w:ind w:firstLine="0"/>
              <w:jc w:val="center"/>
              <w:cnfStyle w:val="100000000000" w:firstRow="1" w:lastRow="0" w:firstColumn="0" w:lastColumn="0" w:oddVBand="0" w:evenVBand="0" w:oddHBand="0" w:evenHBand="0" w:firstRowFirstColumn="0" w:firstRowLastColumn="0" w:lastRowFirstColumn="0" w:lastRowLastColumn="0"/>
            </w:pPr>
            <w:r>
              <w:t>Year</w:t>
            </w:r>
          </w:p>
        </w:tc>
        <w:tc>
          <w:tcPr>
            <w:tcW w:w="1439" w:type="dxa"/>
          </w:tcPr>
          <w:p w14:paraId="2A9B7CCB" w14:textId="1913A329" w:rsidR="00031728" w:rsidRDefault="00031728" w:rsidP="00031728">
            <w:pPr>
              <w:spacing w:before="0" w:line="480" w:lineRule="auto"/>
              <w:ind w:firstLine="0"/>
              <w:jc w:val="center"/>
              <w:cnfStyle w:val="100000000000" w:firstRow="1" w:lastRow="0" w:firstColumn="0" w:lastColumn="0" w:oddVBand="0" w:evenVBand="0" w:oddHBand="0" w:evenHBand="0" w:firstRowFirstColumn="0" w:firstRowLastColumn="0" w:lastRowFirstColumn="0" w:lastRowLastColumn="0"/>
            </w:pPr>
            <w:r>
              <w:t>Geolocation</w:t>
            </w:r>
          </w:p>
        </w:tc>
        <w:tc>
          <w:tcPr>
            <w:tcW w:w="1560" w:type="dxa"/>
          </w:tcPr>
          <w:p w14:paraId="2A0F3F87" w14:textId="00A71F33" w:rsidR="00031728" w:rsidRDefault="00031728" w:rsidP="00031728">
            <w:pPr>
              <w:spacing w:before="0" w:line="480" w:lineRule="auto"/>
              <w:ind w:firstLine="0"/>
              <w:jc w:val="center"/>
              <w:cnfStyle w:val="100000000000" w:firstRow="1" w:lastRow="0" w:firstColumn="0" w:lastColumn="0" w:oddVBand="0" w:evenVBand="0" w:oddHBand="0" w:evenHBand="0" w:firstRowFirstColumn="0" w:firstRowLastColumn="0" w:lastRowFirstColumn="0" w:lastRowLastColumn="0"/>
            </w:pPr>
            <w:r>
              <w:t>Type of Crops</w:t>
            </w:r>
          </w:p>
        </w:tc>
        <w:tc>
          <w:tcPr>
            <w:tcW w:w="2777" w:type="dxa"/>
            <w:gridSpan w:val="3"/>
          </w:tcPr>
          <w:p w14:paraId="0030B5EF" w14:textId="0E45C79D" w:rsidR="00031728" w:rsidRDefault="00031728" w:rsidP="00031728">
            <w:pPr>
              <w:spacing w:before="0"/>
              <w:ind w:firstLine="0"/>
              <w:jc w:val="center"/>
              <w:cnfStyle w:val="100000000000" w:firstRow="1" w:lastRow="0" w:firstColumn="0" w:lastColumn="0" w:oddVBand="0" w:evenVBand="0" w:oddHBand="0" w:evenHBand="0" w:firstRowFirstColumn="0" w:firstRowLastColumn="0" w:lastRowFirstColumn="0" w:lastRowLastColumn="0"/>
            </w:pPr>
            <w:r>
              <w:t>Season</w:t>
            </w:r>
          </w:p>
        </w:tc>
      </w:tr>
      <w:tr w:rsidR="00547C28" w:rsidRPr="00017158" w14:paraId="4600FABF" w14:textId="67C051E3" w:rsidTr="006144DB">
        <w:trPr>
          <w:trHeight w:val="675"/>
        </w:trPr>
        <w:tc>
          <w:tcPr>
            <w:cnfStyle w:val="001000000000" w:firstRow="0" w:lastRow="0" w:firstColumn="1" w:lastColumn="0" w:oddVBand="0" w:evenVBand="0" w:oddHBand="0" w:evenHBand="0" w:firstRowFirstColumn="0" w:firstRowLastColumn="0" w:lastRowFirstColumn="0" w:lastRowLastColumn="0"/>
            <w:tcW w:w="1355" w:type="dxa"/>
          </w:tcPr>
          <w:p w14:paraId="27B7AA00" w14:textId="77777777" w:rsidR="00547C28" w:rsidRDefault="00547C28" w:rsidP="00031728">
            <w:pPr>
              <w:spacing w:line="480" w:lineRule="auto"/>
              <w:ind w:firstLine="0"/>
              <w:jc w:val="center"/>
            </w:pPr>
          </w:p>
        </w:tc>
        <w:tc>
          <w:tcPr>
            <w:tcW w:w="1283" w:type="dxa"/>
          </w:tcPr>
          <w:p w14:paraId="335EBB8F" w14:textId="77777777" w:rsidR="00547C28" w:rsidRDefault="00547C28" w:rsidP="00031728">
            <w:pPr>
              <w:ind w:firstLine="0"/>
              <w:jc w:val="center"/>
              <w:cnfStyle w:val="000000000000" w:firstRow="0" w:lastRow="0" w:firstColumn="0" w:lastColumn="0" w:oddVBand="0" w:evenVBand="0" w:oddHBand="0" w:evenHBand="0" w:firstRowFirstColumn="0" w:firstRowLastColumn="0" w:lastRowFirstColumn="0" w:lastRowLastColumn="0"/>
            </w:pPr>
          </w:p>
        </w:tc>
        <w:tc>
          <w:tcPr>
            <w:tcW w:w="1439" w:type="dxa"/>
          </w:tcPr>
          <w:p w14:paraId="4C0182AA" w14:textId="0DDEB1FC" w:rsidR="00547C28" w:rsidRDefault="00547C28" w:rsidP="00031728">
            <w:pPr>
              <w:spacing w:line="480"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1560" w:type="dxa"/>
          </w:tcPr>
          <w:p w14:paraId="6F23A86B" w14:textId="540F7CB0" w:rsidR="00547C28" w:rsidRPr="00017158" w:rsidRDefault="00547C28" w:rsidP="00031728">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850" w:type="dxa"/>
          </w:tcPr>
          <w:p w14:paraId="53F592CD" w14:textId="0C5925AC" w:rsidR="00547C28" w:rsidRDefault="00547C28" w:rsidP="00031728">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Dry</w:t>
            </w:r>
          </w:p>
        </w:tc>
        <w:tc>
          <w:tcPr>
            <w:tcW w:w="1134" w:type="dxa"/>
          </w:tcPr>
          <w:p w14:paraId="41D8235D" w14:textId="215CEB28" w:rsidR="00547C28" w:rsidRDefault="00547C28" w:rsidP="00031728">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Average</w:t>
            </w:r>
          </w:p>
        </w:tc>
        <w:tc>
          <w:tcPr>
            <w:tcW w:w="793" w:type="dxa"/>
          </w:tcPr>
          <w:p w14:paraId="581256EB" w14:textId="045A25A3" w:rsidR="00547C28" w:rsidRDefault="00547C28" w:rsidP="00031728">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Wet</w:t>
            </w:r>
          </w:p>
        </w:tc>
      </w:tr>
      <w:tr w:rsidR="006144DB" w14:paraId="2263ACD9" w14:textId="529D5B59" w:rsidTr="006144DB">
        <w:trPr>
          <w:trHeight w:val="999"/>
        </w:trPr>
        <w:tc>
          <w:tcPr>
            <w:cnfStyle w:val="001000000000" w:firstRow="0" w:lastRow="0" w:firstColumn="1" w:lastColumn="0" w:oddVBand="0" w:evenVBand="0" w:oddHBand="0" w:evenHBand="0" w:firstRowFirstColumn="0" w:firstRowLastColumn="0" w:lastRowFirstColumn="0" w:lastRowLastColumn="0"/>
            <w:tcW w:w="1355" w:type="dxa"/>
          </w:tcPr>
          <w:p w14:paraId="2EA03E31" w14:textId="4F72E30C" w:rsidR="006144DB" w:rsidRDefault="006144DB" w:rsidP="00031728">
            <w:pPr>
              <w:spacing w:line="480" w:lineRule="auto"/>
              <w:ind w:firstLine="0"/>
              <w:jc w:val="center"/>
            </w:pPr>
            <w:r w:rsidRPr="00C04311">
              <w:t>CASH COSTS</w:t>
            </w:r>
          </w:p>
        </w:tc>
        <w:tc>
          <w:tcPr>
            <w:tcW w:w="1283" w:type="dxa"/>
          </w:tcPr>
          <w:p w14:paraId="535A25F0" w14:textId="5AE39F7A"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547E983E" w14:textId="544E1A77" w:rsidR="006144DB" w:rsidRDefault="006144DB" w:rsidP="00031728">
            <w:pPr>
              <w:spacing w:line="480" w:lineRule="auto"/>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75038073" w14:textId="0516EA20" w:rsidR="006144DB" w:rsidRDefault="006144DB" w:rsidP="00031728">
            <w:pPr>
              <w:spacing w:line="480" w:lineRule="auto"/>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18E4B2B8" w14:textId="4520B21F"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C13634">
              <w:t>5255</w:t>
            </w:r>
          </w:p>
        </w:tc>
        <w:tc>
          <w:tcPr>
            <w:tcW w:w="1134" w:type="dxa"/>
          </w:tcPr>
          <w:p w14:paraId="4D85AB2D" w14:textId="50B3AA8F"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C13634">
              <w:t>5430</w:t>
            </w:r>
          </w:p>
        </w:tc>
        <w:tc>
          <w:tcPr>
            <w:tcW w:w="793" w:type="dxa"/>
          </w:tcPr>
          <w:p w14:paraId="79C64756" w14:textId="3F3259BD"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C13634">
              <w:t>5594</w:t>
            </w:r>
          </w:p>
        </w:tc>
      </w:tr>
      <w:tr w:rsidR="006144DB" w14:paraId="720E0183" w14:textId="23078DBF"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30271F02" w14:textId="6AE57284" w:rsidR="006144DB" w:rsidRDefault="006144DB" w:rsidP="00031728">
            <w:pPr>
              <w:spacing w:line="480" w:lineRule="auto"/>
              <w:ind w:firstLine="0"/>
              <w:jc w:val="center"/>
            </w:pPr>
            <w:r w:rsidRPr="00C04311">
              <w:t>NON-CASH COSTS</w:t>
            </w:r>
          </w:p>
        </w:tc>
        <w:tc>
          <w:tcPr>
            <w:tcW w:w="1283" w:type="dxa"/>
          </w:tcPr>
          <w:p w14:paraId="5851B0E6" w14:textId="578DBE88"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67DD4B4B" w14:textId="446E58CE" w:rsidR="006144DB" w:rsidRDefault="006144DB" w:rsidP="00031728">
            <w:pPr>
              <w:spacing w:line="480" w:lineRule="auto"/>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6AAC60E4" w14:textId="71BE8F39" w:rsidR="006144DB" w:rsidRDefault="006144DB" w:rsidP="00031728">
            <w:pPr>
              <w:spacing w:line="480" w:lineRule="auto"/>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6F169133" w14:textId="0FAC6906"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1355</w:t>
            </w:r>
          </w:p>
        </w:tc>
        <w:tc>
          <w:tcPr>
            <w:tcW w:w="1134" w:type="dxa"/>
          </w:tcPr>
          <w:p w14:paraId="7D56CB52" w14:textId="179AE532"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1377</w:t>
            </w:r>
          </w:p>
        </w:tc>
        <w:tc>
          <w:tcPr>
            <w:tcW w:w="793" w:type="dxa"/>
          </w:tcPr>
          <w:p w14:paraId="73D59BBF" w14:textId="0E73B384"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1398</w:t>
            </w:r>
          </w:p>
        </w:tc>
      </w:tr>
      <w:tr w:rsidR="006144DB" w14:paraId="7000AFB7"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64CAD487" w14:textId="2799CC04" w:rsidR="006144DB" w:rsidRPr="00C04311" w:rsidRDefault="006144DB" w:rsidP="00031728">
            <w:pPr>
              <w:ind w:firstLine="0"/>
              <w:jc w:val="center"/>
            </w:pPr>
            <w:r w:rsidRPr="00031728">
              <w:t>IMPUTED COSTS</w:t>
            </w:r>
          </w:p>
        </w:tc>
        <w:tc>
          <w:tcPr>
            <w:tcW w:w="1283" w:type="dxa"/>
          </w:tcPr>
          <w:p w14:paraId="7A4E3B60" w14:textId="0D85DC84"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54483488" w14:textId="50FC4E21"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2AEB91FA" w14:textId="3308B4EF"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2A4BE2FD" w14:textId="33372D75"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4535</w:t>
            </w:r>
          </w:p>
        </w:tc>
        <w:tc>
          <w:tcPr>
            <w:tcW w:w="1134" w:type="dxa"/>
          </w:tcPr>
          <w:p w14:paraId="3C4FBC1B" w14:textId="04489B51"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4008</w:t>
            </w:r>
          </w:p>
        </w:tc>
        <w:tc>
          <w:tcPr>
            <w:tcW w:w="793" w:type="dxa"/>
          </w:tcPr>
          <w:p w14:paraId="59F03A7D" w14:textId="384454EE"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3516</w:t>
            </w:r>
          </w:p>
        </w:tc>
      </w:tr>
      <w:tr w:rsidR="006144DB" w14:paraId="2416551D"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1A2CB198" w14:textId="2FF9A011" w:rsidR="006144DB" w:rsidRPr="00C04311" w:rsidRDefault="006144DB" w:rsidP="00031728">
            <w:pPr>
              <w:ind w:firstLine="0"/>
              <w:jc w:val="center"/>
            </w:pPr>
            <w:r w:rsidRPr="00031728">
              <w:t>TOTAL COSTS</w:t>
            </w:r>
          </w:p>
        </w:tc>
        <w:tc>
          <w:tcPr>
            <w:tcW w:w="1283" w:type="dxa"/>
          </w:tcPr>
          <w:p w14:paraId="511DAD1E" w14:textId="5CFF80A6"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3FA5DD46" w14:textId="2648C797"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3A71E225" w14:textId="7978435F"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3DFD6C79" w14:textId="6B8AF2E5"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11145</w:t>
            </w:r>
          </w:p>
        </w:tc>
        <w:tc>
          <w:tcPr>
            <w:tcW w:w="1134" w:type="dxa"/>
          </w:tcPr>
          <w:p w14:paraId="3E373F4A" w14:textId="71E1FED5"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10815</w:t>
            </w:r>
          </w:p>
        </w:tc>
        <w:tc>
          <w:tcPr>
            <w:tcW w:w="793" w:type="dxa"/>
          </w:tcPr>
          <w:p w14:paraId="6883D1D9" w14:textId="66BFC562"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10508</w:t>
            </w:r>
          </w:p>
        </w:tc>
      </w:tr>
      <w:tr w:rsidR="006144DB" w14:paraId="7B06DE4F"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106E9620" w14:textId="3C314A53" w:rsidR="006144DB" w:rsidRPr="00C04311" w:rsidRDefault="006144DB" w:rsidP="00031728">
            <w:pPr>
              <w:ind w:firstLine="0"/>
              <w:jc w:val="center"/>
            </w:pPr>
            <w:r w:rsidRPr="00031728">
              <w:t>GROSS RETURNS</w:t>
            </w:r>
          </w:p>
        </w:tc>
        <w:tc>
          <w:tcPr>
            <w:tcW w:w="1283" w:type="dxa"/>
          </w:tcPr>
          <w:p w14:paraId="30BF837F" w14:textId="3B38C42D"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7D820B8F" w14:textId="7A8739C0"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543C4D43" w14:textId="15BD931E"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286CD41E" w14:textId="17C2EBE1"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14096</w:t>
            </w:r>
          </w:p>
        </w:tc>
        <w:tc>
          <w:tcPr>
            <w:tcW w:w="1134" w:type="dxa"/>
          </w:tcPr>
          <w:p w14:paraId="72123A7E" w14:textId="0C53B183"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13554</w:t>
            </w:r>
          </w:p>
        </w:tc>
        <w:tc>
          <w:tcPr>
            <w:tcW w:w="793" w:type="dxa"/>
          </w:tcPr>
          <w:p w14:paraId="405AEB6F" w14:textId="385F6E3F"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13046</w:t>
            </w:r>
          </w:p>
        </w:tc>
      </w:tr>
      <w:tr w:rsidR="006144DB" w14:paraId="0371D5D5"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6A5F6C15" w14:textId="374519D2" w:rsidR="006144DB" w:rsidRPr="00C04311" w:rsidRDefault="006144DB" w:rsidP="00031728">
            <w:pPr>
              <w:ind w:firstLine="0"/>
              <w:jc w:val="center"/>
            </w:pPr>
            <w:r w:rsidRPr="00031728">
              <w:t>RETURNS ABOVE CASH COSTS</w:t>
            </w:r>
          </w:p>
        </w:tc>
        <w:tc>
          <w:tcPr>
            <w:tcW w:w="1283" w:type="dxa"/>
          </w:tcPr>
          <w:p w14:paraId="155C41DC" w14:textId="7FE549A3"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69C259F6" w14:textId="3E2465A5"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4DB72F98" w14:textId="24C1A644"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07A9A779" w14:textId="654CFE73"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8841</w:t>
            </w:r>
          </w:p>
        </w:tc>
        <w:tc>
          <w:tcPr>
            <w:tcW w:w="1134" w:type="dxa"/>
          </w:tcPr>
          <w:p w14:paraId="128A8ADA" w14:textId="43DF5DAA"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8124</w:t>
            </w:r>
          </w:p>
        </w:tc>
        <w:tc>
          <w:tcPr>
            <w:tcW w:w="793" w:type="dxa"/>
          </w:tcPr>
          <w:p w14:paraId="67FD8205" w14:textId="2EEC4BCD"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7452</w:t>
            </w:r>
          </w:p>
        </w:tc>
      </w:tr>
      <w:tr w:rsidR="006144DB" w14:paraId="775B0FBD"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5324A937" w14:textId="2C80344E" w:rsidR="006144DB" w:rsidRPr="00C04311" w:rsidRDefault="006144DB" w:rsidP="00031728">
            <w:pPr>
              <w:ind w:firstLine="0"/>
              <w:jc w:val="center"/>
            </w:pPr>
            <w:r w:rsidRPr="00031728">
              <w:t xml:space="preserve">RETURNS ABOVE CASH </w:t>
            </w:r>
            <w:r w:rsidRPr="00031728">
              <w:lastRenderedPageBreak/>
              <w:t>AND NON-CASH COSTS</w:t>
            </w:r>
          </w:p>
        </w:tc>
        <w:tc>
          <w:tcPr>
            <w:tcW w:w="1283" w:type="dxa"/>
          </w:tcPr>
          <w:p w14:paraId="268C142C" w14:textId="2FB4BA46"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lastRenderedPageBreak/>
              <w:t>2002</w:t>
            </w:r>
          </w:p>
        </w:tc>
        <w:tc>
          <w:tcPr>
            <w:tcW w:w="1439" w:type="dxa"/>
          </w:tcPr>
          <w:p w14:paraId="407C977F" w14:textId="0F576360"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7452D8D4" w14:textId="3414334E"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295543E3" w14:textId="10237E32"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7486</w:t>
            </w:r>
          </w:p>
        </w:tc>
        <w:tc>
          <w:tcPr>
            <w:tcW w:w="1134" w:type="dxa"/>
          </w:tcPr>
          <w:p w14:paraId="471A3381" w14:textId="432A4517"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6747</w:t>
            </w:r>
          </w:p>
        </w:tc>
        <w:tc>
          <w:tcPr>
            <w:tcW w:w="793" w:type="dxa"/>
          </w:tcPr>
          <w:p w14:paraId="5336C61C" w14:textId="0614909E"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6054</w:t>
            </w:r>
          </w:p>
        </w:tc>
      </w:tr>
      <w:tr w:rsidR="006144DB" w14:paraId="6DEC4F69"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6AE21CA9" w14:textId="1066B18A" w:rsidR="006144DB" w:rsidRPr="00C04311" w:rsidRDefault="006144DB" w:rsidP="00031728">
            <w:pPr>
              <w:ind w:firstLine="0"/>
              <w:jc w:val="center"/>
            </w:pPr>
            <w:r>
              <w:t xml:space="preserve">         </w:t>
            </w:r>
            <w:r w:rsidRPr="00031728">
              <w:t>NET RETURNS</w:t>
            </w:r>
          </w:p>
        </w:tc>
        <w:tc>
          <w:tcPr>
            <w:tcW w:w="1283" w:type="dxa"/>
          </w:tcPr>
          <w:p w14:paraId="6AD41E96" w14:textId="0F4409CE"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7F727208" w14:textId="66EE9B99"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2752929C" w14:textId="0600FE72"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25CF408B" w14:textId="0176B048"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2951</w:t>
            </w:r>
          </w:p>
        </w:tc>
        <w:tc>
          <w:tcPr>
            <w:tcW w:w="1134" w:type="dxa"/>
          </w:tcPr>
          <w:p w14:paraId="1AEBCE1E" w14:textId="26FE491C"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2739</w:t>
            </w:r>
          </w:p>
        </w:tc>
        <w:tc>
          <w:tcPr>
            <w:tcW w:w="793" w:type="dxa"/>
          </w:tcPr>
          <w:p w14:paraId="634F2286" w14:textId="5115BCE7"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2538</w:t>
            </w:r>
          </w:p>
        </w:tc>
      </w:tr>
      <w:tr w:rsidR="006144DB" w14:paraId="45D930BD"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5F6C304C" w14:textId="1B4CFAA3" w:rsidR="006144DB" w:rsidRPr="00C04311" w:rsidRDefault="006144DB" w:rsidP="00031728">
            <w:pPr>
              <w:ind w:firstLine="0"/>
              <w:jc w:val="center"/>
            </w:pPr>
            <w:r w:rsidRPr="00031728">
              <w:t>NET PROFIT-COST RATIO</w:t>
            </w:r>
          </w:p>
        </w:tc>
        <w:tc>
          <w:tcPr>
            <w:tcW w:w="1283" w:type="dxa"/>
          </w:tcPr>
          <w:p w14:paraId="1576F9D5" w14:textId="2F0BDF30"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5485B16B" w14:textId="66A650CF"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60388F5F" w14:textId="6F2E1D59"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74E11197" w14:textId="78E763CC"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0.26</w:t>
            </w:r>
          </w:p>
        </w:tc>
        <w:tc>
          <w:tcPr>
            <w:tcW w:w="1134" w:type="dxa"/>
          </w:tcPr>
          <w:p w14:paraId="796CC523" w14:textId="78FCBC7E"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0.25</w:t>
            </w:r>
          </w:p>
        </w:tc>
        <w:tc>
          <w:tcPr>
            <w:tcW w:w="793" w:type="dxa"/>
          </w:tcPr>
          <w:p w14:paraId="5CD3D682" w14:textId="02E22888"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0.24</w:t>
            </w:r>
          </w:p>
        </w:tc>
      </w:tr>
      <w:tr w:rsidR="006144DB" w14:paraId="4AA062DE"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6342920E" w14:textId="35E93A2D" w:rsidR="006144DB" w:rsidRPr="00C04311" w:rsidRDefault="006144DB" w:rsidP="00031728">
            <w:pPr>
              <w:ind w:firstLine="0"/>
              <w:jc w:val="center"/>
            </w:pPr>
            <w:r w:rsidRPr="00031728">
              <w:t>Cost per kilogram (pesos)</w:t>
            </w:r>
          </w:p>
        </w:tc>
        <w:tc>
          <w:tcPr>
            <w:tcW w:w="1283" w:type="dxa"/>
          </w:tcPr>
          <w:p w14:paraId="10C22DFC" w14:textId="7D6CC025"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0BEA0851" w14:textId="105B11AF"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3FE8FB56" w14:textId="5728D98A"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67FEF30C" w14:textId="080533D8"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5.59</w:t>
            </w:r>
          </w:p>
        </w:tc>
        <w:tc>
          <w:tcPr>
            <w:tcW w:w="1134" w:type="dxa"/>
          </w:tcPr>
          <w:p w14:paraId="3ABF0746" w14:textId="5E58C37F" w:rsidR="006144DB" w:rsidRP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5.65</w:t>
            </w:r>
            <w:r>
              <w:t xml:space="preserve">  </w:t>
            </w:r>
          </w:p>
        </w:tc>
        <w:tc>
          <w:tcPr>
            <w:tcW w:w="793" w:type="dxa"/>
          </w:tcPr>
          <w:p w14:paraId="4D86E231" w14:textId="37A22685"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5.7</w:t>
            </w:r>
          </w:p>
        </w:tc>
      </w:tr>
      <w:tr w:rsidR="006144DB" w14:paraId="2892BE5E"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5270AAA1" w14:textId="3F758E91" w:rsidR="006144DB" w:rsidRPr="00C04311" w:rsidRDefault="006144DB" w:rsidP="00031728">
            <w:pPr>
              <w:ind w:firstLine="0"/>
              <w:jc w:val="center"/>
            </w:pPr>
            <w:r w:rsidRPr="00031728">
              <w:t>Yield per hectare (kg)</w:t>
            </w:r>
          </w:p>
        </w:tc>
        <w:tc>
          <w:tcPr>
            <w:tcW w:w="1283" w:type="dxa"/>
          </w:tcPr>
          <w:p w14:paraId="1153A100" w14:textId="33D7A983"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474EC505" w14:textId="046AD3FF"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12446A26" w14:textId="552E66DD"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65A8E0C2" w14:textId="4793ED75"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1994</w:t>
            </w:r>
          </w:p>
        </w:tc>
        <w:tc>
          <w:tcPr>
            <w:tcW w:w="1134" w:type="dxa"/>
          </w:tcPr>
          <w:p w14:paraId="1AC37215" w14:textId="7C74B075"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1915</w:t>
            </w:r>
          </w:p>
        </w:tc>
        <w:tc>
          <w:tcPr>
            <w:tcW w:w="793" w:type="dxa"/>
          </w:tcPr>
          <w:p w14:paraId="56FC4FEB" w14:textId="30344FB5"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1842</w:t>
            </w:r>
          </w:p>
        </w:tc>
      </w:tr>
      <w:tr w:rsidR="006144DB" w14:paraId="2FF9DEA6"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31B22950" w14:textId="62604D60" w:rsidR="006144DB" w:rsidRPr="00031728" w:rsidRDefault="006144DB" w:rsidP="00031728">
            <w:pPr>
              <w:ind w:firstLine="0"/>
              <w:jc w:val="center"/>
            </w:pPr>
            <w:r w:rsidRPr="00031728">
              <w:t>Farmgate price (pesos/kg)</w:t>
            </w:r>
          </w:p>
        </w:tc>
        <w:tc>
          <w:tcPr>
            <w:tcW w:w="1283" w:type="dxa"/>
          </w:tcPr>
          <w:p w14:paraId="4A869677" w14:textId="5402051F"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1AE7A4E7" w14:textId="50543BCA"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0168A3D1" w14:textId="702CFD0E"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266130DD" w14:textId="58888F82"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7.07</w:t>
            </w:r>
          </w:p>
        </w:tc>
        <w:tc>
          <w:tcPr>
            <w:tcW w:w="1134" w:type="dxa"/>
          </w:tcPr>
          <w:p w14:paraId="799C6101" w14:textId="47A24838"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7.08</w:t>
            </w:r>
          </w:p>
        </w:tc>
        <w:tc>
          <w:tcPr>
            <w:tcW w:w="793" w:type="dxa"/>
          </w:tcPr>
          <w:p w14:paraId="7F425D15" w14:textId="6514060A"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7.08</w:t>
            </w:r>
          </w:p>
        </w:tc>
      </w:tr>
      <w:tr w:rsidR="006144DB" w14:paraId="090524CB"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0EEAF146" w14:textId="3FBBF063" w:rsidR="006144DB" w:rsidRPr="00031728" w:rsidRDefault="006144DB" w:rsidP="00031728">
            <w:pPr>
              <w:ind w:firstLine="0"/>
              <w:jc w:val="center"/>
            </w:pPr>
            <w:r w:rsidRPr="00031728">
              <w:t>Population</w:t>
            </w:r>
          </w:p>
        </w:tc>
        <w:tc>
          <w:tcPr>
            <w:tcW w:w="1283" w:type="dxa"/>
          </w:tcPr>
          <w:p w14:paraId="4C42CC9A" w14:textId="502065ED"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6636C638" w14:textId="28472428"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09A3D9E6" w14:textId="2B761D39"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6DEAF7A3" w14:textId="582A7D7F"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81285572</w:t>
            </w:r>
          </w:p>
        </w:tc>
        <w:tc>
          <w:tcPr>
            <w:tcW w:w="1134" w:type="dxa"/>
          </w:tcPr>
          <w:p w14:paraId="6A2B130F" w14:textId="5A08730D"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81285572</w:t>
            </w:r>
          </w:p>
        </w:tc>
        <w:tc>
          <w:tcPr>
            <w:tcW w:w="793" w:type="dxa"/>
          </w:tcPr>
          <w:p w14:paraId="1187278E" w14:textId="3F9811BB"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81285572</w:t>
            </w:r>
          </w:p>
        </w:tc>
      </w:tr>
      <w:tr w:rsidR="006144DB" w14:paraId="7E42BB77"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06629255" w14:textId="4DE4A9A0" w:rsidR="006144DB" w:rsidRPr="00031728" w:rsidRDefault="006144DB" w:rsidP="00031728">
            <w:pPr>
              <w:ind w:firstLine="0"/>
              <w:jc w:val="center"/>
            </w:pPr>
            <w:r w:rsidRPr="00031728">
              <w:t>Annual % Change</w:t>
            </w:r>
          </w:p>
        </w:tc>
        <w:tc>
          <w:tcPr>
            <w:tcW w:w="1283" w:type="dxa"/>
          </w:tcPr>
          <w:p w14:paraId="3023E4D3" w14:textId="6294C97D"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0E948526" w14:textId="39B00105"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7F3E5D93" w14:textId="6D4BCC5A"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1698D4A7" w14:textId="06A7820C"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2.08</w:t>
            </w:r>
          </w:p>
        </w:tc>
        <w:tc>
          <w:tcPr>
            <w:tcW w:w="1134" w:type="dxa"/>
          </w:tcPr>
          <w:p w14:paraId="0022D513" w14:textId="428157E8"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2.08</w:t>
            </w:r>
          </w:p>
        </w:tc>
        <w:tc>
          <w:tcPr>
            <w:tcW w:w="793" w:type="dxa"/>
          </w:tcPr>
          <w:p w14:paraId="5354FB8A" w14:textId="67A27A0F"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2.08</w:t>
            </w:r>
          </w:p>
        </w:tc>
      </w:tr>
      <w:tr w:rsidR="006144DB" w:rsidRPr="000C49E6" w14:paraId="647CEA3C" w14:textId="64C4D38A"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1E5CF401" w14:textId="77777777" w:rsidR="006144DB" w:rsidRDefault="006144DB" w:rsidP="00031728">
            <w:pPr>
              <w:ind w:firstLine="0"/>
              <w:jc w:val="center"/>
            </w:pPr>
            <w:r>
              <w:t>Total</w:t>
            </w:r>
          </w:p>
        </w:tc>
        <w:tc>
          <w:tcPr>
            <w:tcW w:w="1283" w:type="dxa"/>
          </w:tcPr>
          <w:p w14:paraId="790CCCCD" w14:textId="77777777"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p>
        </w:tc>
        <w:tc>
          <w:tcPr>
            <w:tcW w:w="1439" w:type="dxa"/>
          </w:tcPr>
          <w:p w14:paraId="6F09961D" w14:textId="6C0E3B7B"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p>
        </w:tc>
        <w:tc>
          <w:tcPr>
            <w:tcW w:w="1560" w:type="dxa"/>
          </w:tcPr>
          <w:p w14:paraId="2DB71A69" w14:textId="71AF9BF8" w:rsidR="006144DB" w:rsidRPr="000C49E6"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850" w:type="dxa"/>
          </w:tcPr>
          <w:p w14:paraId="0F446D09" w14:textId="77777777" w:rsidR="006144DB" w:rsidRPr="000C49E6"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1134" w:type="dxa"/>
          </w:tcPr>
          <w:p w14:paraId="2792DAB5" w14:textId="77777777" w:rsidR="006144DB" w:rsidRPr="000C49E6"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793" w:type="dxa"/>
          </w:tcPr>
          <w:p w14:paraId="6DF4375C" w14:textId="77777777" w:rsidR="006144DB" w:rsidRPr="000C49E6"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rPr>
                <w:b/>
                <w:bCs/>
              </w:rPr>
            </w:pPr>
          </w:p>
        </w:tc>
      </w:tr>
    </w:tbl>
    <w:p w14:paraId="4BD52DCB" w14:textId="77777777" w:rsidR="006144DB" w:rsidRDefault="006144DB" w:rsidP="003A17AC">
      <w:pPr>
        <w:ind w:firstLine="0"/>
      </w:pPr>
    </w:p>
    <w:p w14:paraId="6B302F76" w14:textId="69625284" w:rsidR="00D3454B" w:rsidRDefault="00D3454B" w:rsidP="00D3454B">
      <w:r w:rsidRPr="00D3454B">
        <w:t>This table provides information on cost, return</w:t>
      </w:r>
      <w:r>
        <w:t>,</w:t>
      </w:r>
      <w:r w:rsidRPr="00D3454B">
        <w:t xml:space="preserve"> and other economic aspects regarding the production of corn in </w:t>
      </w:r>
      <w:r>
        <w:t>the </w:t>
      </w:r>
      <w:r w:rsidRPr="00D3454B">
        <w:t>Philippines for 2002 based on seasons such as dry, average</w:t>
      </w:r>
      <w:r>
        <w:t>,</w:t>
      </w:r>
      <w:r w:rsidRPr="00D3454B">
        <w:t xml:space="preserve"> and wet</w:t>
      </w:r>
      <w:r>
        <w:t>,</w:t>
      </w:r>
      <w:r w:rsidRPr="00D3454B">
        <w:t xml:space="preserve"> </w:t>
      </w:r>
      <w:r>
        <w:t>following the other features</w:t>
      </w:r>
      <w:r w:rsidRPr="00D3454B">
        <w:t>. This table gives the summary of cost and return analysis of corn production in the Philippines for the year 2002 during the three seasons, namely Dry, Average, and Wet.</w:t>
      </w:r>
    </w:p>
    <w:p w14:paraId="4E616293" w14:textId="5CD9D8E7" w:rsidR="006144DB" w:rsidRPr="003A17AC" w:rsidRDefault="003A17AC" w:rsidP="003A17AC">
      <w:pPr>
        <w:pStyle w:val="Caption"/>
        <w:keepNext/>
        <w:rPr>
          <w:b w:val="0"/>
          <w:bCs w:val="0"/>
          <w:i/>
        </w:rPr>
      </w:pPr>
      <w:r>
        <w:t xml:space="preserve">Table </w:t>
      </w:r>
      <w:r w:rsidR="007E54C0">
        <w:t>2</w:t>
      </w:r>
      <w:r>
        <w:br/>
      </w:r>
      <w:r w:rsidRPr="00896CEF">
        <w:rPr>
          <w:b w:val="0"/>
          <w:bCs w:val="0"/>
          <w:i/>
        </w:rPr>
        <w:t>Summary of Data</w:t>
      </w:r>
      <w:r>
        <w:rPr>
          <w:b w:val="0"/>
          <w:bCs w:val="0"/>
          <w:i/>
        </w:rPr>
        <w:t xml:space="preserve"> Collection of Rice</w:t>
      </w:r>
    </w:p>
    <w:tbl>
      <w:tblPr>
        <w:tblStyle w:val="ListTable6Colorful"/>
        <w:tblW w:w="8414" w:type="dxa"/>
        <w:tblInd w:w="-108" w:type="dxa"/>
        <w:tblLayout w:type="fixed"/>
        <w:tblLook w:val="06A0" w:firstRow="1" w:lastRow="0" w:firstColumn="1" w:lastColumn="0" w:noHBand="1" w:noVBand="1"/>
      </w:tblPr>
      <w:tblGrid>
        <w:gridCol w:w="1355"/>
        <w:gridCol w:w="1283"/>
        <w:gridCol w:w="1439"/>
        <w:gridCol w:w="1560"/>
        <w:gridCol w:w="850"/>
        <w:gridCol w:w="992"/>
        <w:gridCol w:w="935"/>
      </w:tblGrid>
      <w:tr w:rsidR="006144DB" w14:paraId="6F43341D" w14:textId="77777777" w:rsidTr="00CE637E">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5" w:type="dxa"/>
          </w:tcPr>
          <w:p w14:paraId="4AB21428" w14:textId="77777777" w:rsidR="006144DB" w:rsidRDefault="006144DB" w:rsidP="00CE637E">
            <w:pPr>
              <w:spacing w:before="0" w:line="480" w:lineRule="auto"/>
              <w:ind w:firstLine="0"/>
              <w:jc w:val="center"/>
            </w:pPr>
            <w:r>
              <w:t>Features</w:t>
            </w:r>
          </w:p>
        </w:tc>
        <w:tc>
          <w:tcPr>
            <w:tcW w:w="1283" w:type="dxa"/>
          </w:tcPr>
          <w:p w14:paraId="2CBC2C2F" w14:textId="77777777" w:rsidR="006144DB" w:rsidRDefault="006144DB" w:rsidP="00CE637E">
            <w:pPr>
              <w:spacing w:before="0"/>
              <w:ind w:firstLine="0"/>
              <w:jc w:val="center"/>
              <w:cnfStyle w:val="100000000000" w:firstRow="1" w:lastRow="0" w:firstColumn="0" w:lastColumn="0" w:oddVBand="0" w:evenVBand="0" w:oddHBand="0" w:evenHBand="0" w:firstRowFirstColumn="0" w:firstRowLastColumn="0" w:lastRowFirstColumn="0" w:lastRowLastColumn="0"/>
            </w:pPr>
            <w:r>
              <w:t>Year</w:t>
            </w:r>
          </w:p>
        </w:tc>
        <w:tc>
          <w:tcPr>
            <w:tcW w:w="1439" w:type="dxa"/>
          </w:tcPr>
          <w:p w14:paraId="49F7BEE5" w14:textId="77777777" w:rsidR="006144DB" w:rsidRDefault="006144DB" w:rsidP="00CE637E">
            <w:pPr>
              <w:spacing w:before="0" w:line="480" w:lineRule="auto"/>
              <w:ind w:firstLine="0"/>
              <w:jc w:val="center"/>
              <w:cnfStyle w:val="100000000000" w:firstRow="1" w:lastRow="0" w:firstColumn="0" w:lastColumn="0" w:oddVBand="0" w:evenVBand="0" w:oddHBand="0" w:evenHBand="0" w:firstRowFirstColumn="0" w:firstRowLastColumn="0" w:lastRowFirstColumn="0" w:lastRowLastColumn="0"/>
            </w:pPr>
            <w:r>
              <w:t>Geolocation</w:t>
            </w:r>
          </w:p>
        </w:tc>
        <w:tc>
          <w:tcPr>
            <w:tcW w:w="1560" w:type="dxa"/>
          </w:tcPr>
          <w:p w14:paraId="40633D65" w14:textId="77777777" w:rsidR="006144DB" w:rsidRDefault="006144DB" w:rsidP="00CE637E">
            <w:pPr>
              <w:spacing w:before="0" w:line="480" w:lineRule="auto"/>
              <w:ind w:firstLine="0"/>
              <w:jc w:val="center"/>
              <w:cnfStyle w:val="100000000000" w:firstRow="1" w:lastRow="0" w:firstColumn="0" w:lastColumn="0" w:oddVBand="0" w:evenVBand="0" w:oddHBand="0" w:evenHBand="0" w:firstRowFirstColumn="0" w:firstRowLastColumn="0" w:lastRowFirstColumn="0" w:lastRowLastColumn="0"/>
            </w:pPr>
            <w:r>
              <w:t>Type of Crops</w:t>
            </w:r>
          </w:p>
        </w:tc>
        <w:tc>
          <w:tcPr>
            <w:tcW w:w="2777" w:type="dxa"/>
            <w:gridSpan w:val="3"/>
          </w:tcPr>
          <w:p w14:paraId="3A371C3D" w14:textId="77777777" w:rsidR="006144DB" w:rsidRDefault="006144DB" w:rsidP="00CE637E">
            <w:pPr>
              <w:spacing w:before="0"/>
              <w:ind w:firstLine="0"/>
              <w:jc w:val="center"/>
              <w:cnfStyle w:val="100000000000" w:firstRow="1" w:lastRow="0" w:firstColumn="0" w:lastColumn="0" w:oddVBand="0" w:evenVBand="0" w:oddHBand="0" w:evenHBand="0" w:firstRowFirstColumn="0" w:firstRowLastColumn="0" w:lastRowFirstColumn="0" w:lastRowLastColumn="0"/>
            </w:pPr>
            <w:r>
              <w:t>Season</w:t>
            </w:r>
          </w:p>
        </w:tc>
      </w:tr>
      <w:tr w:rsidR="006144DB" w14:paraId="796E8400" w14:textId="77777777" w:rsidTr="00B565C7">
        <w:trPr>
          <w:trHeight w:val="675"/>
        </w:trPr>
        <w:tc>
          <w:tcPr>
            <w:cnfStyle w:val="001000000000" w:firstRow="0" w:lastRow="0" w:firstColumn="1" w:lastColumn="0" w:oddVBand="0" w:evenVBand="0" w:oddHBand="0" w:evenHBand="0" w:firstRowFirstColumn="0" w:firstRowLastColumn="0" w:lastRowFirstColumn="0" w:lastRowLastColumn="0"/>
            <w:tcW w:w="1355" w:type="dxa"/>
          </w:tcPr>
          <w:p w14:paraId="00332238" w14:textId="77777777" w:rsidR="006144DB" w:rsidRDefault="006144DB" w:rsidP="00CE637E">
            <w:pPr>
              <w:spacing w:line="480" w:lineRule="auto"/>
              <w:ind w:firstLine="0"/>
              <w:jc w:val="center"/>
            </w:pPr>
          </w:p>
        </w:tc>
        <w:tc>
          <w:tcPr>
            <w:tcW w:w="1283" w:type="dxa"/>
          </w:tcPr>
          <w:p w14:paraId="44B45E30"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p>
        </w:tc>
        <w:tc>
          <w:tcPr>
            <w:tcW w:w="1439" w:type="dxa"/>
          </w:tcPr>
          <w:p w14:paraId="568E38D8" w14:textId="77777777" w:rsidR="006144DB" w:rsidRDefault="006144DB" w:rsidP="00CE637E">
            <w:pPr>
              <w:spacing w:line="480"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1560" w:type="dxa"/>
          </w:tcPr>
          <w:p w14:paraId="2927A3CA" w14:textId="77777777" w:rsidR="006144DB" w:rsidRPr="00017158" w:rsidRDefault="006144DB" w:rsidP="00CE637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850" w:type="dxa"/>
          </w:tcPr>
          <w:p w14:paraId="70C356BE"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Dry</w:t>
            </w:r>
          </w:p>
        </w:tc>
        <w:tc>
          <w:tcPr>
            <w:tcW w:w="992" w:type="dxa"/>
          </w:tcPr>
          <w:p w14:paraId="10E3B97A"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Average</w:t>
            </w:r>
          </w:p>
        </w:tc>
        <w:tc>
          <w:tcPr>
            <w:tcW w:w="935" w:type="dxa"/>
          </w:tcPr>
          <w:p w14:paraId="0B4F39F1"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Wet</w:t>
            </w:r>
          </w:p>
        </w:tc>
      </w:tr>
      <w:tr w:rsidR="006144DB" w14:paraId="506FC3B6" w14:textId="77777777" w:rsidTr="00B565C7">
        <w:trPr>
          <w:trHeight w:val="999"/>
        </w:trPr>
        <w:tc>
          <w:tcPr>
            <w:cnfStyle w:val="001000000000" w:firstRow="0" w:lastRow="0" w:firstColumn="1" w:lastColumn="0" w:oddVBand="0" w:evenVBand="0" w:oddHBand="0" w:evenHBand="0" w:firstRowFirstColumn="0" w:firstRowLastColumn="0" w:lastRowFirstColumn="0" w:lastRowLastColumn="0"/>
            <w:tcW w:w="1355" w:type="dxa"/>
          </w:tcPr>
          <w:p w14:paraId="1FCAEFB5" w14:textId="77777777" w:rsidR="006144DB" w:rsidRDefault="006144DB" w:rsidP="00CE637E">
            <w:pPr>
              <w:spacing w:line="480" w:lineRule="auto"/>
              <w:ind w:firstLine="0"/>
              <w:jc w:val="center"/>
            </w:pPr>
            <w:r w:rsidRPr="00C04311">
              <w:t>CASH COSTS</w:t>
            </w:r>
          </w:p>
        </w:tc>
        <w:tc>
          <w:tcPr>
            <w:tcW w:w="1283" w:type="dxa"/>
          </w:tcPr>
          <w:p w14:paraId="475AC866"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00C6BC23" w14:textId="77777777" w:rsidR="006144DB" w:rsidRDefault="006144DB" w:rsidP="00CE637E">
            <w:pPr>
              <w:spacing w:line="480" w:lineRule="auto"/>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632C3E57" w14:textId="0A983858" w:rsidR="006144DB" w:rsidRDefault="006144DB" w:rsidP="00CE637E">
            <w:pPr>
              <w:spacing w:line="480" w:lineRule="auto"/>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33606F37" w14:textId="03086FB2"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9106</w:t>
            </w:r>
          </w:p>
        </w:tc>
        <w:tc>
          <w:tcPr>
            <w:tcW w:w="992" w:type="dxa"/>
          </w:tcPr>
          <w:p w14:paraId="15976D98" w14:textId="638EF24F"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9325</w:t>
            </w:r>
          </w:p>
        </w:tc>
        <w:tc>
          <w:tcPr>
            <w:tcW w:w="935" w:type="dxa"/>
          </w:tcPr>
          <w:p w14:paraId="6D54272C" w14:textId="19133708"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9549</w:t>
            </w:r>
          </w:p>
        </w:tc>
      </w:tr>
      <w:tr w:rsidR="006144DB" w14:paraId="2BA51216"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6AB3F95A" w14:textId="77777777" w:rsidR="006144DB" w:rsidRDefault="006144DB" w:rsidP="00CE637E">
            <w:pPr>
              <w:spacing w:line="480" w:lineRule="auto"/>
              <w:ind w:firstLine="0"/>
              <w:jc w:val="center"/>
            </w:pPr>
            <w:r w:rsidRPr="00C04311">
              <w:lastRenderedPageBreak/>
              <w:t>NON-CASH COSTS</w:t>
            </w:r>
          </w:p>
        </w:tc>
        <w:tc>
          <w:tcPr>
            <w:tcW w:w="1283" w:type="dxa"/>
          </w:tcPr>
          <w:p w14:paraId="1571E28A"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4D0C90BD" w14:textId="77777777" w:rsidR="006144DB" w:rsidRDefault="006144DB" w:rsidP="00CE637E">
            <w:pPr>
              <w:spacing w:line="480" w:lineRule="auto"/>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76197CDF" w14:textId="72E26FEC" w:rsidR="006144DB" w:rsidRDefault="006144DB" w:rsidP="00CE637E">
            <w:pPr>
              <w:spacing w:line="480" w:lineRule="auto"/>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4AD86B86" w14:textId="05663D8F"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6982</w:t>
            </w:r>
          </w:p>
        </w:tc>
        <w:tc>
          <w:tcPr>
            <w:tcW w:w="992" w:type="dxa"/>
          </w:tcPr>
          <w:p w14:paraId="6BA1DEE6" w14:textId="5EB9BE75"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6964</w:t>
            </w:r>
          </w:p>
        </w:tc>
        <w:tc>
          <w:tcPr>
            <w:tcW w:w="935" w:type="dxa"/>
          </w:tcPr>
          <w:p w14:paraId="3BF11AFC" w14:textId="5B96C7EB"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6946</w:t>
            </w:r>
          </w:p>
        </w:tc>
      </w:tr>
      <w:tr w:rsidR="006144DB" w14:paraId="1FFCF735"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76B395FA" w14:textId="77777777" w:rsidR="006144DB" w:rsidRPr="00C04311" w:rsidRDefault="006144DB" w:rsidP="00CE637E">
            <w:pPr>
              <w:ind w:firstLine="0"/>
              <w:jc w:val="center"/>
            </w:pPr>
            <w:r w:rsidRPr="00031728">
              <w:t>IMPUTED COSTS</w:t>
            </w:r>
          </w:p>
        </w:tc>
        <w:tc>
          <w:tcPr>
            <w:tcW w:w="1283" w:type="dxa"/>
          </w:tcPr>
          <w:p w14:paraId="628D9CAB"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6DC027E8"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7FC7DCAC" w14:textId="73EC979C"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3169BA2E" w14:textId="3CE7B645"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5466</w:t>
            </w:r>
          </w:p>
        </w:tc>
        <w:tc>
          <w:tcPr>
            <w:tcW w:w="992" w:type="dxa"/>
          </w:tcPr>
          <w:p w14:paraId="40184EC1" w14:textId="3EF0DA9E"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5068</w:t>
            </w:r>
          </w:p>
        </w:tc>
        <w:tc>
          <w:tcPr>
            <w:tcW w:w="935" w:type="dxa"/>
          </w:tcPr>
          <w:p w14:paraId="7F9205FF" w14:textId="0E15433F"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4667</w:t>
            </w:r>
          </w:p>
        </w:tc>
      </w:tr>
      <w:tr w:rsidR="006144DB" w14:paraId="78098071"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46A47190" w14:textId="77777777" w:rsidR="006144DB" w:rsidRPr="00C04311" w:rsidRDefault="006144DB" w:rsidP="00CE637E">
            <w:pPr>
              <w:ind w:firstLine="0"/>
              <w:jc w:val="center"/>
            </w:pPr>
            <w:r w:rsidRPr="00031728">
              <w:t>TOTAL COSTS</w:t>
            </w:r>
          </w:p>
        </w:tc>
        <w:tc>
          <w:tcPr>
            <w:tcW w:w="1283" w:type="dxa"/>
          </w:tcPr>
          <w:p w14:paraId="2DA57BD4"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408C37AD"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5E40C282" w14:textId="568124A5"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7572ED2F" w14:textId="68589D88"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21554</w:t>
            </w:r>
          </w:p>
        </w:tc>
        <w:tc>
          <w:tcPr>
            <w:tcW w:w="992" w:type="dxa"/>
          </w:tcPr>
          <w:p w14:paraId="55021CDC" w14:textId="1B7DA9B3"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21357</w:t>
            </w:r>
          </w:p>
        </w:tc>
        <w:tc>
          <w:tcPr>
            <w:tcW w:w="935" w:type="dxa"/>
          </w:tcPr>
          <w:p w14:paraId="4D19F645" w14:textId="364A8CC4"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21162</w:t>
            </w:r>
          </w:p>
        </w:tc>
      </w:tr>
      <w:tr w:rsidR="006144DB" w14:paraId="3CE49928"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1F9164EA" w14:textId="77777777" w:rsidR="006144DB" w:rsidRPr="00C04311" w:rsidRDefault="006144DB" w:rsidP="00CE637E">
            <w:pPr>
              <w:ind w:firstLine="0"/>
              <w:jc w:val="center"/>
            </w:pPr>
            <w:r w:rsidRPr="00031728">
              <w:t>GROSS RETURNS</w:t>
            </w:r>
          </w:p>
        </w:tc>
        <w:tc>
          <w:tcPr>
            <w:tcW w:w="1283" w:type="dxa"/>
          </w:tcPr>
          <w:p w14:paraId="27D93435"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52B4AEDE"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78A55DC7" w14:textId="3367BA3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7B0B810B" w14:textId="4F8AA59B"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27394</w:t>
            </w:r>
          </w:p>
        </w:tc>
        <w:tc>
          <w:tcPr>
            <w:tcW w:w="992" w:type="dxa"/>
          </w:tcPr>
          <w:p w14:paraId="0362769D" w14:textId="17F56F2F"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27483</w:t>
            </w:r>
          </w:p>
        </w:tc>
        <w:tc>
          <w:tcPr>
            <w:tcW w:w="935" w:type="dxa"/>
          </w:tcPr>
          <w:p w14:paraId="736D22FF" w14:textId="2BDC3959"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27573</w:t>
            </w:r>
          </w:p>
        </w:tc>
      </w:tr>
      <w:tr w:rsidR="006144DB" w14:paraId="24C6186A"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28D46B93" w14:textId="77777777" w:rsidR="006144DB" w:rsidRPr="00C04311" w:rsidRDefault="006144DB" w:rsidP="00CE637E">
            <w:pPr>
              <w:ind w:firstLine="0"/>
              <w:jc w:val="center"/>
            </w:pPr>
            <w:r w:rsidRPr="00031728">
              <w:t>RETURNS ABOVE CASH COSTS</w:t>
            </w:r>
          </w:p>
        </w:tc>
        <w:tc>
          <w:tcPr>
            <w:tcW w:w="1283" w:type="dxa"/>
          </w:tcPr>
          <w:p w14:paraId="782FAA49"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57A4A216"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61EB11AA" w14:textId="2D5F9584"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12118146" w14:textId="3636F0E9"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18288</w:t>
            </w:r>
          </w:p>
        </w:tc>
        <w:tc>
          <w:tcPr>
            <w:tcW w:w="992" w:type="dxa"/>
          </w:tcPr>
          <w:p w14:paraId="44991E17" w14:textId="3393FDD6"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18158</w:t>
            </w:r>
          </w:p>
        </w:tc>
        <w:tc>
          <w:tcPr>
            <w:tcW w:w="935" w:type="dxa"/>
          </w:tcPr>
          <w:p w14:paraId="41243305" w14:textId="72BBEB53"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18024</w:t>
            </w:r>
          </w:p>
        </w:tc>
      </w:tr>
      <w:tr w:rsidR="006144DB" w14:paraId="74B05051"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5EA36CED" w14:textId="77777777" w:rsidR="006144DB" w:rsidRPr="00C04311" w:rsidRDefault="006144DB" w:rsidP="00CE637E">
            <w:pPr>
              <w:ind w:firstLine="0"/>
              <w:jc w:val="center"/>
            </w:pPr>
            <w:r w:rsidRPr="00031728">
              <w:t>RETURNS ABOVE CASH AND NON-CASH COSTS</w:t>
            </w:r>
          </w:p>
        </w:tc>
        <w:tc>
          <w:tcPr>
            <w:tcW w:w="1283" w:type="dxa"/>
          </w:tcPr>
          <w:p w14:paraId="3E96B8CF"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373CA894"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2D1C0544" w14:textId="46F7B202"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2702D0D4" w14:textId="455AA573"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11306</w:t>
            </w:r>
          </w:p>
        </w:tc>
        <w:tc>
          <w:tcPr>
            <w:tcW w:w="992" w:type="dxa"/>
          </w:tcPr>
          <w:p w14:paraId="321227AA" w14:textId="2B0801BB"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11194</w:t>
            </w:r>
          </w:p>
        </w:tc>
        <w:tc>
          <w:tcPr>
            <w:tcW w:w="935" w:type="dxa"/>
          </w:tcPr>
          <w:p w14:paraId="7D8865A4" w14:textId="3E6F388D"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11078</w:t>
            </w:r>
          </w:p>
        </w:tc>
      </w:tr>
      <w:tr w:rsidR="006144DB" w14:paraId="770D23CC"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2B062A7D" w14:textId="77777777" w:rsidR="006144DB" w:rsidRPr="00C04311" w:rsidRDefault="006144DB" w:rsidP="00CE637E">
            <w:pPr>
              <w:ind w:firstLine="0"/>
              <w:jc w:val="center"/>
            </w:pPr>
            <w:r w:rsidRPr="00031728">
              <w:t>NET RETURNS</w:t>
            </w:r>
          </w:p>
        </w:tc>
        <w:tc>
          <w:tcPr>
            <w:tcW w:w="1283" w:type="dxa"/>
          </w:tcPr>
          <w:p w14:paraId="2698C904"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4E645C7E"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7B3D36E5" w14:textId="2774D464"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766FE952" w14:textId="7188535D"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5840</w:t>
            </w:r>
          </w:p>
        </w:tc>
        <w:tc>
          <w:tcPr>
            <w:tcW w:w="992" w:type="dxa"/>
          </w:tcPr>
          <w:p w14:paraId="3E56F1FD" w14:textId="30732C62"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6126</w:t>
            </w:r>
          </w:p>
        </w:tc>
        <w:tc>
          <w:tcPr>
            <w:tcW w:w="935" w:type="dxa"/>
          </w:tcPr>
          <w:p w14:paraId="288E52D9" w14:textId="096955B0"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6411</w:t>
            </w:r>
          </w:p>
        </w:tc>
      </w:tr>
      <w:tr w:rsidR="006144DB" w14:paraId="2AECDFE5"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4E234890" w14:textId="77777777" w:rsidR="006144DB" w:rsidRPr="00C04311" w:rsidRDefault="006144DB" w:rsidP="00CE637E">
            <w:pPr>
              <w:ind w:firstLine="0"/>
              <w:jc w:val="center"/>
            </w:pPr>
            <w:r w:rsidRPr="00031728">
              <w:t>NET PROFIT-COST RATIO</w:t>
            </w:r>
          </w:p>
        </w:tc>
        <w:tc>
          <w:tcPr>
            <w:tcW w:w="1283" w:type="dxa"/>
          </w:tcPr>
          <w:p w14:paraId="3AA3951A"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309BE9A7"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685F7206" w14:textId="4804B5C0"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30A63F86" w14:textId="4D8B3080"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0.27</w:t>
            </w:r>
          </w:p>
        </w:tc>
        <w:tc>
          <w:tcPr>
            <w:tcW w:w="992" w:type="dxa"/>
          </w:tcPr>
          <w:p w14:paraId="74DFCE5E" w14:textId="6A6F158F"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0.29</w:t>
            </w:r>
          </w:p>
        </w:tc>
        <w:tc>
          <w:tcPr>
            <w:tcW w:w="935" w:type="dxa"/>
          </w:tcPr>
          <w:p w14:paraId="48FCF26B" w14:textId="4DAC1B7D"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0.3</w:t>
            </w:r>
          </w:p>
        </w:tc>
      </w:tr>
      <w:tr w:rsidR="006144DB" w14:paraId="4BDCDF21"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5C5612AE" w14:textId="77777777" w:rsidR="006144DB" w:rsidRPr="00C04311" w:rsidRDefault="006144DB" w:rsidP="00CE637E">
            <w:pPr>
              <w:ind w:firstLine="0"/>
              <w:jc w:val="center"/>
            </w:pPr>
            <w:r w:rsidRPr="00031728">
              <w:t>Cost per kilogram (pesos)</w:t>
            </w:r>
          </w:p>
        </w:tc>
        <w:tc>
          <w:tcPr>
            <w:tcW w:w="1283" w:type="dxa"/>
          </w:tcPr>
          <w:p w14:paraId="6D1789C8"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3B0D9F10"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149C07C0" w14:textId="77BD7424"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40E2098C" w14:textId="32235916"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6.91</w:t>
            </w:r>
          </w:p>
        </w:tc>
        <w:tc>
          <w:tcPr>
            <w:tcW w:w="992" w:type="dxa"/>
          </w:tcPr>
          <w:p w14:paraId="3A950D90" w14:textId="4FFE6AB3"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6.7</w:t>
            </w:r>
          </w:p>
        </w:tc>
        <w:tc>
          <w:tcPr>
            <w:tcW w:w="935" w:type="dxa"/>
          </w:tcPr>
          <w:p w14:paraId="03360EA7" w14:textId="61B244F7"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6.49</w:t>
            </w:r>
          </w:p>
        </w:tc>
      </w:tr>
      <w:tr w:rsidR="006144DB" w14:paraId="6DDBDAAD"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7368D33F" w14:textId="77777777" w:rsidR="006144DB" w:rsidRPr="00C04311" w:rsidRDefault="006144DB" w:rsidP="00CE637E">
            <w:pPr>
              <w:ind w:firstLine="0"/>
              <w:jc w:val="center"/>
            </w:pPr>
            <w:r w:rsidRPr="00031728">
              <w:t>Yield per hectare (kg)</w:t>
            </w:r>
          </w:p>
        </w:tc>
        <w:tc>
          <w:tcPr>
            <w:tcW w:w="1283" w:type="dxa"/>
          </w:tcPr>
          <w:p w14:paraId="177D1C10"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35AA552D"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62925E23" w14:textId="3A1D90C6"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243246CC" w14:textId="37AD16E7"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3118</w:t>
            </w:r>
          </w:p>
        </w:tc>
        <w:tc>
          <w:tcPr>
            <w:tcW w:w="992" w:type="dxa"/>
          </w:tcPr>
          <w:p w14:paraId="37D2D108" w14:textId="3AFAAF82"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3188</w:t>
            </w:r>
          </w:p>
        </w:tc>
        <w:tc>
          <w:tcPr>
            <w:tcW w:w="935" w:type="dxa"/>
          </w:tcPr>
          <w:p w14:paraId="2DAA0057" w14:textId="5874CD9F"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3260</w:t>
            </w:r>
          </w:p>
        </w:tc>
      </w:tr>
      <w:tr w:rsidR="006144DB" w14:paraId="467ECFEE"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26610D38" w14:textId="77777777" w:rsidR="006144DB" w:rsidRPr="00031728" w:rsidRDefault="006144DB" w:rsidP="00CE637E">
            <w:pPr>
              <w:ind w:firstLine="0"/>
              <w:jc w:val="center"/>
            </w:pPr>
            <w:r w:rsidRPr="00031728">
              <w:t>Farmgate price (pesos/kg)</w:t>
            </w:r>
          </w:p>
        </w:tc>
        <w:tc>
          <w:tcPr>
            <w:tcW w:w="1283" w:type="dxa"/>
          </w:tcPr>
          <w:p w14:paraId="7444E63F"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1241F4FA"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075FD87D" w14:textId="1B47D3F9"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0300F9B2" w14:textId="3BBE0F44"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8.79</w:t>
            </w:r>
          </w:p>
        </w:tc>
        <w:tc>
          <w:tcPr>
            <w:tcW w:w="992" w:type="dxa"/>
          </w:tcPr>
          <w:p w14:paraId="5777E3AD" w14:textId="080D8246"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8.62</w:t>
            </w:r>
          </w:p>
        </w:tc>
        <w:tc>
          <w:tcPr>
            <w:tcW w:w="935" w:type="dxa"/>
          </w:tcPr>
          <w:p w14:paraId="2D663EAA" w14:textId="417F509C"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8.46</w:t>
            </w:r>
          </w:p>
        </w:tc>
      </w:tr>
      <w:tr w:rsidR="006144DB" w14:paraId="76D2630D"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09FBC4F1" w14:textId="77777777" w:rsidR="006144DB" w:rsidRPr="00031728" w:rsidRDefault="006144DB" w:rsidP="00CE637E">
            <w:pPr>
              <w:ind w:firstLine="0"/>
              <w:jc w:val="center"/>
            </w:pPr>
            <w:r w:rsidRPr="00031728">
              <w:t>Population</w:t>
            </w:r>
          </w:p>
        </w:tc>
        <w:tc>
          <w:tcPr>
            <w:tcW w:w="1283" w:type="dxa"/>
          </w:tcPr>
          <w:p w14:paraId="1ABEFF1C"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2C4D996F"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0C0E0CB9" w14:textId="34EDF4C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120AC444" w14:textId="75342F0A"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81285572</w:t>
            </w:r>
          </w:p>
        </w:tc>
        <w:tc>
          <w:tcPr>
            <w:tcW w:w="992" w:type="dxa"/>
          </w:tcPr>
          <w:p w14:paraId="42181AE0" w14:textId="0183574F"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81285572</w:t>
            </w:r>
          </w:p>
        </w:tc>
        <w:tc>
          <w:tcPr>
            <w:tcW w:w="935" w:type="dxa"/>
          </w:tcPr>
          <w:p w14:paraId="31CBE9BA" w14:textId="0D6C37FE"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81285572</w:t>
            </w:r>
          </w:p>
        </w:tc>
      </w:tr>
      <w:tr w:rsidR="006144DB" w14:paraId="551B3933"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002EEBCD" w14:textId="77777777" w:rsidR="006144DB" w:rsidRPr="00031728" w:rsidRDefault="006144DB" w:rsidP="00CE637E">
            <w:pPr>
              <w:ind w:firstLine="0"/>
              <w:jc w:val="center"/>
            </w:pPr>
            <w:r w:rsidRPr="00031728">
              <w:t>Annual % Change</w:t>
            </w:r>
          </w:p>
        </w:tc>
        <w:tc>
          <w:tcPr>
            <w:tcW w:w="1283" w:type="dxa"/>
          </w:tcPr>
          <w:p w14:paraId="2318D78A"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0B11883A"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3ABC9395" w14:textId="7F03FBBD"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6F768515" w14:textId="3DB32AB9"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2.08</w:t>
            </w:r>
          </w:p>
        </w:tc>
        <w:tc>
          <w:tcPr>
            <w:tcW w:w="992" w:type="dxa"/>
          </w:tcPr>
          <w:p w14:paraId="30DC5B2F" w14:textId="3A0547B6"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2.08</w:t>
            </w:r>
          </w:p>
        </w:tc>
        <w:tc>
          <w:tcPr>
            <w:tcW w:w="935" w:type="dxa"/>
          </w:tcPr>
          <w:p w14:paraId="10A2EAED" w14:textId="49CD183E"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2.08</w:t>
            </w:r>
          </w:p>
        </w:tc>
      </w:tr>
      <w:tr w:rsidR="006144DB" w:rsidRPr="000C49E6" w14:paraId="5E44FDFB"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106E2EB9" w14:textId="77777777" w:rsidR="006144DB" w:rsidRDefault="006144DB" w:rsidP="00CE637E">
            <w:pPr>
              <w:ind w:firstLine="0"/>
              <w:jc w:val="center"/>
            </w:pPr>
            <w:r>
              <w:t>Total</w:t>
            </w:r>
          </w:p>
        </w:tc>
        <w:tc>
          <w:tcPr>
            <w:tcW w:w="1283" w:type="dxa"/>
          </w:tcPr>
          <w:p w14:paraId="6E0336D6"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p>
        </w:tc>
        <w:tc>
          <w:tcPr>
            <w:tcW w:w="1439" w:type="dxa"/>
          </w:tcPr>
          <w:p w14:paraId="0C5BA276"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p>
        </w:tc>
        <w:tc>
          <w:tcPr>
            <w:tcW w:w="1560" w:type="dxa"/>
          </w:tcPr>
          <w:p w14:paraId="30C5C76F" w14:textId="77777777" w:rsidR="006144DB" w:rsidRPr="000C49E6"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850" w:type="dxa"/>
          </w:tcPr>
          <w:p w14:paraId="2E80C0B9" w14:textId="77777777" w:rsidR="006144DB" w:rsidRPr="000C49E6"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992" w:type="dxa"/>
          </w:tcPr>
          <w:p w14:paraId="1C6E330E" w14:textId="77777777" w:rsidR="006144DB" w:rsidRPr="000C49E6"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935" w:type="dxa"/>
          </w:tcPr>
          <w:p w14:paraId="4AA95C41" w14:textId="77777777" w:rsidR="006144DB" w:rsidRPr="000C49E6"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rPr>
                <w:b/>
                <w:bCs/>
              </w:rPr>
            </w:pPr>
          </w:p>
        </w:tc>
      </w:tr>
    </w:tbl>
    <w:p w14:paraId="3516E73E" w14:textId="77777777" w:rsidR="006144DB" w:rsidRDefault="006144DB" w:rsidP="00E97692"/>
    <w:p w14:paraId="21F05BAC" w14:textId="21776CB1" w:rsidR="00D3454B" w:rsidRPr="00E97692" w:rsidRDefault="00D3454B" w:rsidP="00AB47DA">
      <w:r w:rsidRPr="00D3454B">
        <w:t>This table provides information on cost, return</w:t>
      </w:r>
      <w:r>
        <w:t>,</w:t>
      </w:r>
      <w:r w:rsidRPr="00D3454B">
        <w:t xml:space="preserve"> and other economic aspects regarding the production of </w:t>
      </w:r>
      <w:r>
        <w:t>rice</w:t>
      </w:r>
      <w:r w:rsidRPr="00D3454B">
        <w:t xml:space="preserve"> in </w:t>
      </w:r>
      <w:r>
        <w:t>the </w:t>
      </w:r>
      <w:r w:rsidRPr="00D3454B">
        <w:t>Philippines for 2002 based on seasons such as dry, average</w:t>
      </w:r>
      <w:r>
        <w:t>,</w:t>
      </w:r>
      <w:r w:rsidRPr="00D3454B">
        <w:t xml:space="preserve"> and wet</w:t>
      </w:r>
      <w:r>
        <w:t>,</w:t>
      </w:r>
      <w:r w:rsidRPr="00D3454B">
        <w:t xml:space="preserve"> </w:t>
      </w:r>
      <w:r>
        <w:t>following the other features</w:t>
      </w:r>
      <w:r w:rsidRPr="00D3454B">
        <w:t xml:space="preserve">. This table gives the summary of cost and </w:t>
      </w:r>
      <w:r w:rsidRPr="00D3454B">
        <w:lastRenderedPageBreak/>
        <w:t xml:space="preserve">return analysis of </w:t>
      </w:r>
      <w:r>
        <w:t xml:space="preserve">rice </w:t>
      </w:r>
      <w:r w:rsidRPr="00D3454B">
        <w:t>production in the Philippines for the year 2002 during the three seasons, namely Dry, Average, and Wet.</w:t>
      </w:r>
    </w:p>
    <w:p w14:paraId="66D16176" w14:textId="77777777" w:rsidR="00E97692" w:rsidRDefault="00E97692" w:rsidP="00E97692">
      <w:pPr>
        <w:pStyle w:val="Heading2"/>
      </w:pPr>
      <w:r>
        <w:t>Data Exploration</w:t>
      </w:r>
    </w:p>
    <w:p w14:paraId="751A30B8" w14:textId="77777777" w:rsidR="008D380C" w:rsidRDefault="008D380C" w:rsidP="008D380C">
      <w:pPr>
        <w:rPr>
          <w:lang w:val="en-PH"/>
        </w:rPr>
      </w:pPr>
      <w:r w:rsidRPr="008D380C">
        <w:rPr>
          <w:lang w:val="en-PH"/>
        </w:rPr>
        <w:t>Analyzing raw datasets to spot patterns and characteristics and, ideally, determine correlations between various variables is known as data exploration. It is useful in revealing the dataset's structure, outlier existence, and data value distribution.</w:t>
      </w:r>
    </w:p>
    <w:p w14:paraId="07674727" w14:textId="3690F24A" w:rsidR="008D380C" w:rsidRDefault="008D380C" w:rsidP="008D380C">
      <w:pPr>
        <w:pStyle w:val="Caption"/>
        <w:keepNext/>
      </w:pPr>
      <w:bookmarkStart w:id="54" w:name="_Toc179895048"/>
      <w:r>
        <w:t>Table 3</w:t>
      </w:r>
    </w:p>
    <w:p w14:paraId="2021500D" w14:textId="6574C519" w:rsidR="008D380C" w:rsidRDefault="008D380C" w:rsidP="008D380C">
      <w:pPr>
        <w:pStyle w:val="Caption"/>
        <w:keepNext/>
        <w:rPr>
          <w:b w:val="0"/>
          <w:bCs w:val="0"/>
          <w:i/>
          <w:iCs w:val="0"/>
        </w:rPr>
      </w:pPr>
      <w:r w:rsidRPr="00AA798C">
        <w:rPr>
          <w:b w:val="0"/>
          <w:bCs w:val="0"/>
          <w:i/>
        </w:rPr>
        <w:t>Data</w:t>
      </w:r>
      <w:r>
        <w:rPr>
          <w:b w:val="0"/>
          <w:bCs w:val="0"/>
          <w:i/>
        </w:rPr>
        <w:t xml:space="preserve"> </w:t>
      </w:r>
      <w:r w:rsidRPr="00AA798C">
        <w:rPr>
          <w:b w:val="0"/>
          <w:bCs w:val="0"/>
          <w:i/>
        </w:rPr>
        <w:t xml:space="preserve">Types </w:t>
      </w:r>
      <w:r>
        <w:rPr>
          <w:b w:val="0"/>
          <w:bCs w:val="0"/>
          <w:i/>
        </w:rPr>
        <w:t xml:space="preserve">and Null Count </w:t>
      </w:r>
      <w:r w:rsidRPr="00AA798C">
        <w:rPr>
          <w:b w:val="0"/>
          <w:bCs w:val="0"/>
          <w:i/>
        </w:rPr>
        <w:t xml:space="preserve">for each </w:t>
      </w:r>
      <w:proofErr w:type="gramStart"/>
      <w:r w:rsidRPr="00AA798C">
        <w:rPr>
          <w:b w:val="0"/>
          <w:bCs w:val="0"/>
          <w:i/>
        </w:rPr>
        <w:t>columns</w:t>
      </w:r>
      <w:bookmarkEnd w:id="54"/>
      <w:proofErr w:type="gramEnd"/>
    </w:p>
    <w:tbl>
      <w:tblPr>
        <w:tblStyle w:val="PlainTable2"/>
        <w:tblW w:w="8306" w:type="dxa"/>
        <w:jc w:val="center"/>
        <w:tblLayout w:type="fixed"/>
        <w:tblLook w:val="06A0" w:firstRow="1" w:lastRow="0" w:firstColumn="1" w:lastColumn="0" w:noHBand="1" w:noVBand="1"/>
      </w:tblPr>
      <w:tblGrid>
        <w:gridCol w:w="2764"/>
        <w:gridCol w:w="2771"/>
        <w:gridCol w:w="2771"/>
      </w:tblGrid>
      <w:tr w:rsidR="008D380C" w14:paraId="7DD957FD" w14:textId="77777777" w:rsidTr="00CE637E">
        <w:trPr>
          <w:cnfStyle w:val="100000000000" w:firstRow="1" w:lastRow="0" w:firstColumn="0" w:lastColumn="0" w:oddVBand="0" w:evenVBand="0" w:oddHBand="0"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2764" w:type="dxa"/>
          </w:tcPr>
          <w:p w14:paraId="3908D4FF" w14:textId="77777777" w:rsidR="008D380C" w:rsidRDefault="008D380C" w:rsidP="00CE637E">
            <w:pPr>
              <w:ind w:firstLine="0"/>
              <w:jc w:val="center"/>
            </w:pPr>
            <w:r>
              <w:t>Columns</w:t>
            </w:r>
          </w:p>
        </w:tc>
        <w:tc>
          <w:tcPr>
            <w:tcW w:w="2771" w:type="dxa"/>
          </w:tcPr>
          <w:p w14:paraId="22DFFF0C" w14:textId="77777777" w:rsidR="008D380C" w:rsidRDefault="008D380C" w:rsidP="00CE637E">
            <w:pPr>
              <w:ind w:firstLine="0"/>
              <w:jc w:val="center"/>
              <w:cnfStyle w:val="100000000000" w:firstRow="1" w:lastRow="0" w:firstColumn="0" w:lastColumn="0" w:oddVBand="0" w:evenVBand="0" w:oddHBand="0" w:evenHBand="0" w:firstRowFirstColumn="0" w:firstRowLastColumn="0" w:lastRowFirstColumn="0" w:lastRowLastColumn="0"/>
              <w:rPr>
                <w:b w:val="0"/>
                <w:bCs w:val="0"/>
              </w:rPr>
            </w:pPr>
          </w:p>
          <w:p w14:paraId="064842FC" w14:textId="77777777" w:rsidR="008D380C" w:rsidRDefault="008D380C" w:rsidP="00CE637E">
            <w:pPr>
              <w:ind w:firstLine="0"/>
              <w:jc w:val="center"/>
              <w:cnfStyle w:val="100000000000" w:firstRow="1" w:lastRow="0" w:firstColumn="0" w:lastColumn="0" w:oddVBand="0" w:evenVBand="0" w:oddHBand="0" w:evenHBand="0" w:firstRowFirstColumn="0" w:firstRowLastColumn="0" w:lastRowFirstColumn="0" w:lastRowLastColumn="0"/>
            </w:pPr>
            <w:r>
              <w:t>Data Types</w:t>
            </w:r>
          </w:p>
        </w:tc>
        <w:tc>
          <w:tcPr>
            <w:tcW w:w="2771" w:type="dxa"/>
          </w:tcPr>
          <w:p w14:paraId="1D3E65F0" w14:textId="77777777" w:rsidR="008D380C" w:rsidRPr="00FF067D" w:rsidRDefault="008D380C" w:rsidP="00CE637E">
            <w:pPr>
              <w:ind w:firstLine="0"/>
              <w:jc w:val="center"/>
              <w:cnfStyle w:val="100000000000" w:firstRow="1" w:lastRow="0" w:firstColumn="0" w:lastColumn="0" w:oddVBand="0" w:evenVBand="0" w:oddHBand="0" w:evenHBand="0" w:firstRowFirstColumn="0" w:firstRowLastColumn="0" w:lastRowFirstColumn="0" w:lastRowLastColumn="0"/>
            </w:pPr>
            <w:r>
              <w:rPr>
                <w:b w:val="0"/>
                <w:bCs w:val="0"/>
              </w:rPr>
              <w:br/>
            </w:r>
            <w:r w:rsidRPr="00FF067D">
              <w:t>Null</w:t>
            </w:r>
            <w:r>
              <w:t xml:space="preserve"> Count</w:t>
            </w:r>
          </w:p>
        </w:tc>
      </w:tr>
      <w:tr w:rsidR="008D380C" w14:paraId="3666BB4C"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161180C5" w14:textId="039E0FB0" w:rsidR="008D380C" w:rsidRDefault="008D380C" w:rsidP="00CE637E">
            <w:pPr>
              <w:ind w:firstLine="0"/>
              <w:jc w:val="left"/>
            </w:pPr>
            <w:r>
              <w:rPr>
                <w:b w:val="0"/>
                <w:bCs w:val="0"/>
              </w:rPr>
              <w:t>Year</w:t>
            </w:r>
          </w:p>
        </w:tc>
        <w:tc>
          <w:tcPr>
            <w:tcW w:w="2771" w:type="dxa"/>
          </w:tcPr>
          <w:p w14:paraId="3885C2C9" w14:textId="16332672" w:rsidR="008D380C" w:rsidRPr="00B7462B" w:rsidRDefault="008D380C" w:rsidP="00CE637E">
            <w:pPr>
              <w:ind w:firstLine="0"/>
              <w:jc w:val="center"/>
              <w:cnfStyle w:val="000000000000" w:firstRow="0" w:lastRow="0" w:firstColumn="0" w:lastColumn="0" w:oddVBand="0" w:evenVBand="0" w:oddHBand="0" w:evenHBand="0" w:firstRowFirstColumn="0" w:firstRowLastColumn="0" w:lastRowFirstColumn="0" w:lastRowLastColumn="0"/>
            </w:pPr>
            <w:r>
              <w:t>int64</w:t>
            </w:r>
          </w:p>
        </w:tc>
        <w:tc>
          <w:tcPr>
            <w:tcW w:w="2771" w:type="dxa"/>
          </w:tcPr>
          <w:p w14:paraId="7E8E5BDA" w14:textId="77777777" w:rsidR="008D380C" w:rsidRPr="00B7462B" w:rsidRDefault="008D380C" w:rsidP="00CE637E">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8D380C" w14:paraId="41C7EE9A"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1E2C2B40" w14:textId="37D09840" w:rsidR="008D380C" w:rsidRDefault="008D380C" w:rsidP="00CE637E">
            <w:pPr>
              <w:ind w:firstLine="0"/>
              <w:jc w:val="left"/>
            </w:pPr>
            <w:r>
              <w:rPr>
                <w:b w:val="0"/>
                <w:bCs w:val="0"/>
              </w:rPr>
              <w:t>Type</w:t>
            </w:r>
          </w:p>
        </w:tc>
        <w:tc>
          <w:tcPr>
            <w:tcW w:w="2771" w:type="dxa"/>
          </w:tcPr>
          <w:p w14:paraId="1F840B85" w14:textId="77777777" w:rsidR="008D380C" w:rsidRPr="00B7462B" w:rsidRDefault="008D380C" w:rsidP="00CE637E">
            <w:pPr>
              <w:ind w:firstLine="0"/>
              <w:jc w:val="center"/>
              <w:cnfStyle w:val="000000000000" w:firstRow="0" w:lastRow="0" w:firstColumn="0" w:lastColumn="0" w:oddVBand="0" w:evenVBand="0" w:oddHBand="0" w:evenHBand="0" w:firstRowFirstColumn="0" w:firstRowLastColumn="0" w:lastRowFirstColumn="0" w:lastRowLastColumn="0"/>
            </w:pPr>
            <w:r w:rsidRPr="00B7462B">
              <w:t>object</w:t>
            </w:r>
          </w:p>
        </w:tc>
        <w:tc>
          <w:tcPr>
            <w:tcW w:w="2771" w:type="dxa"/>
          </w:tcPr>
          <w:p w14:paraId="27BABBEB" w14:textId="77777777" w:rsidR="008D380C" w:rsidRPr="00B7462B" w:rsidRDefault="008D380C" w:rsidP="00CE637E">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8D380C" w14:paraId="68CC8111"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2E1967AF" w14:textId="147DEAFE" w:rsidR="008D380C" w:rsidRDefault="008D380C" w:rsidP="00CE637E">
            <w:pPr>
              <w:ind w:firstLine="0"/>
              <w:jc w:val="left"/>
            </w:pPr>
            <w:r>
              <w:rPr>
                <w:b w:val="0"/>
                <w:bCs w:val="0"/>
              </w:rPr>
              <w:t>Geolocation</w:t>
            </w:r>
          </w:p>
        </w:tc>
        <w:tc>
          <w:tcPr>
            <w:tcW w:w="2771" w:type="dxa"/>
          </w:tcPr>
          <w:p w14:paraId="1FAB60F8" w14:textId="77777777" w:rsidR="008D380C" w:rsidRPr="00B7462B" w:rsidRDefault="008D380C" w:rsidP="00CE637E">
            <w:pPr>
              <w:ind w:firstLine="0"/>
              <w:jc w:val="center"/>
              <w:cnfStyle w:val="000000000000" w:firstRow="0" w:lastRow="0" w:firstColumn="0" w:lastColumn="0" w:oddVBand="0" w:evenVBand="0" w:oddHBand="0" w:evenHBand="0" w:firstRowFirstColumn="0" w:firstRowLastColumn="0" w:lastRowFirstColumn="0" w:lastRowLastColumn="0"/>
            </w:pPr>
            <w:r w:rsidRPr="00B7462B">
              <w:t>object</w:t>
            </w:r>
          </w:p>
        </w:tc>
        <w:tc>
          <w:tcPr>
            <w:tcW w:w="2771" w:type="dxa"/>
          </w:tcPr>
          <w:p w14:paraId="0CB3CD02" w14:textId="77777777" w:rsidR="008D380C" w:rsidRPr="00B7462B" w:rsidRDefault="008D380C" w:rsidP="00CE637E">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8D380C" w14:paraId="4C7F83E5"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088063FD" w14:textId="7AB6E7B3" w:rsidR="008D380C" w:rsidRDefault="008D380C" w:rsidP="00CE637E">
            <w:pPr>
              <w:ind w:firstLine="0"/>
              <w:jc w:val="left"/>
            </w:pPr>
            <w:r>
              <w:rPr>
                <w:b w:val="0"/>
                <w:bCs w:val="0"/>
              </w:rPr>
              <w:t>Season</w:t>
            </w:r>
          </w:p>
        </w:tc>
        <w:tc>
          <w:tcPr>
            <w:tcW w:w="2771" w:type="dxa"/>
          </w:tcPr>
          <w:p w14:paraId="40888939" w14:textId="49920416" w:rsidR="008D380C" w:rsidRPr="00B7462B" w:rsidRDefault="008D380C" w:rsidP="00CE637E">
            <w:pPr>
              <w:ind w:firstLine="0"/>
              <w:jc w:val="center"/>
              <w:cnfStyle w:val="000000000000" w:firstRow="0" w:lastRow="0" w:firstColumn="0" w:lastColumn="0" w:oddVBand="0" w:evenVBand="0" w:oddHBand="0" w:evenHBand="0" w:firstRowFirstColumn="0" w:firstRowLastColumn="0" w:lastRowFirstColumn="0" w:lastRowLastColumn="0"/>
            </w:pPr>
            <w:r w:rsidRPr="00B7462B">
              <w:t>object</w:t>
            </w:r>
          </w:p>
        </w:tc>
        <w:tc>
          <w:tcPr>
            <w:tcW w:w="2771" w:type="dxa"/>
          </w:tcPr>
          <w:p w14:paraId="51051EE8" w14:textId="7379FD64" w:rsidR="008D380C" w:rsidRPr="00B7462B" w:rsidRDefault="00307D21" w:rsidP="00CE637E">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8D380C" w14:paraId="4A151EF9"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52F3CB52" w14:textId="5CB8E30E" w:rsidR="008D380C" w:rsidRPr="008D380C" w:rsidRDefault="008D380C" w:rsidP="00CE637E">
            <w:pPr>
              <w:ind w:firstLine="0"/>
              <w:jc w:val="left"/>
              <w:rPr>
                <w:b w:val="0"/>
                <w:bCs w:val="0"/>
              </w:rPr>
            </w:pPr>
            <w:r w:rsidRPr="008D380C">
              <w:rPr>
                <w:b w:val="0"/>
                <w:bCs w:val="0"/>
              </w:rPr>
              <w:t>CASH COST</w:t>
            </w:r>
            <w:r>
              <w:rPr>
                <w:b w:val="0"/>
                <w:bCs w:val="0"/>
              </w:rPr>
              <w:t>S</w:t>
            </w:r>
          </w:p>
        </w:tc>
        <w:tc>
          <w:tcPr>
            <w:tcW w:w="2771" w:type="dxa"/>
          </w:tcPr>
          <w:p w14:paraId="6DCBEE8A" w14:textId="66E5909B"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438B1799" w14:textId="3BC60E3E"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0F0829E6"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275220DB" w14:textId="02FDE4D2" w:rsidR="008D380C" w:rsidRPr="008D380C" w:rsidRDefault="008D380C" w:rsidP="00CE637E">
            <w:pPr>
              <w:ind w:firstLine="0"/>
              <w:jc w:val="left"/>
              <w:rPr>
                <w:b w:val="0"/>
                <w:bCs w:val="0"/>
              </w:rPr>
            </w:pPr>
            <w:r>
              <w:rPr>
                <w:b w:val="0"/>
                <w:bCs w:val="0"/>
              </w:rPr>
              <w:t>NON-CASH COSTS</w:t>
            </w:r>
          </w:p>
        </w:tc>
        <w:tc>
          <w:tcPr>
            <w:tcW w:w="2771" w:type="dxa"/>
          </w:tcPr>
          <w:p w14:paraId="14C348B4" w14:textId="25BFCBCC"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22C8DE62" w14:textId="48E2E8B9"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053B3FA6"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473C1D4B" w14:textId="16A51684" w:rsidR="008D380C" w:rsidRPr="008D380C" w:rsidRDefault="008D380C" w:rsidP="00CE637E">
            <w:pPr>
              <w:ind w:firstLine="0"/>
              <w:jc w:val="left"/>
              <w:rPr>
                <w:b w:val="0"/>
                <w:bCs w:val="0"/>
              </w:rPr>
            </w:pPr>
            <w:r>
              <w:rPr>
                <w:b w:val="0"/>
                <w:bCs w:val="0"/>
              </w:rPr>
              <w:t>IMPUTED COSTS</w:t>
            </w:r>
          </w:p>
        </w:tc>
        <w:tc>
          <w:tcPr>
            <w:tcW w:w="2771" w:type="dxa"/>
          </w:tcPr>
          <w:p w14:paraId="683C9DAF" w14:textId="7E1BEE86"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787A41CD" w14:textId="2B148A11"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6FF2D5A7"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4D05859E" w14:textId="20F5273A" w:rsidR="008D380C" w:rsidRPr="008D380C" w:rsidRDefault="008D380C" w:rsidP="00CE637E">
            <w:pPr>
              <w:ind w:firstLine="0"/>
              <w:jc w:val="left"/>
              <w:rPr>
                <w:b w:val="0"/>
                <w:bCs w:val="0"/>
              </w:rPr>
            </w:pPr>
            <w:r>
              <w:rPr>
                <w:b w:val="0"/>
                <w:bCs w:val="0"/>
              </w:rPr>
              <w:t>TOTAL COSTS</w:t>
            </w:r>
          </w:p>
        </w:tc>
        <w:tc>
          <w:tcPr>
            <w:tcW w:w="2771" w:type="dxa"/>
          </w:tcPr>
          <w:p w14:paraId="67E3CEB8" w14:textId="4DC3151F"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297E5E42" w14:textId="27C05ABE"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4370CC7A"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51FB530A" w14:textId="3E87D6AF" w:rsidR="008D380C" w:rsidRPr="008D380C" w:rsidRDefault="008D380C" w:rsidP="00CE637E">
            <w:pPr>
              <w:ind w:firstLine="0"/>
              <w:jc w:val="left"/>
              <w:rPr>
                <w:b w:val="0"/>
                <w:bCs w:val="0"/>
              </w:rPr>
            </w:pPr>
            <w:r>
              <w:rPr>
                <w:b w:val="0"/>
                <w:bCs w:val="0"/>
              </w:rPr>
              <w:t>GROSS RETURNS</w:t>
            </w:r>
          </w:p>
        </w:tc>
        <w:tc>
          <w:tcPr>
            <w:tcW w:w="2771" w:type="dxa"/>
          </w:tcPr>
          <w:p w14:paraId="31AD8BB6" w14:textId="562BE0E9"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69D5A03A" w14:textId="3CC8D54B"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472C7B3B"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59614461" w14:textId="515A366C" w:rsidR="008D380C" w:rsidRPr="008D380C" w:rsidRDefault="008D380C" w:rsidP="00CE637E">
            <w:pPr>
              <w:ind w:firstLine="0"/>
              <w:jc w:val="left"/>
              <w:rPr>
                <w:b w:val="0"/>
                <w:bCs w:val="0"/>
              </w:rPr>
            </w:pPr>
            <w:r>
              <w:rPr>
                <w:b w:val="0"/>
                <w:bCs w:val="0"/>
              </w:rPr>
              <w:t>RETURN ABOVE CASH COSTS</w:t>
            </w:r>
          </w:p>
        </w:tc>
        <w:tc>
          <w:tcPr>
            <w:tcW w:w="2771" w:type="dxa"/>
          </w:tcPr>
          <w:p w14:paraId="038911D6" w14:textId="7C18CB7A"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3C7DF4FE" w14:textId="77777777" w:rsidR="008D380C" w:rsidRPr="00B7462B" w:rsidRDefault="008D380C" w:rsidP="00CE637E">
            <w:pPr>
              <w:ind w:firstLine="0"/>
              <w:jc w:val="center"/>
              <w:cnfStyle w:val="000000000000" w:firstRow="0" w:lastRow="0" w:firstColumn="0" w:lastColumn="0" w:oddVBand="0" w:evenVBand="0" w:oddHBand="0" w:evenHBand="0" w:firstRowFirstColumn="0" w:firstRowLastColumn="0" w:lastRowFirstColumn="0" w:lastRowLastColumn="0"/>
            </w:pPr>
          </w:p>
        </w:tc>
      </w:tr>
      <w:tr w:rsidR="008D380C" w14:paraId="2CADFE63"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108060CD" w14:textId="079682CD" w:rsidR="008D380C" w:rsidRPr="008D380C" w:rsidRDefault="008D380C" w:rsidP="00CE637E">
            <w:pPr>
              <w:ind w:firstLine="0"/>
              <w:jc w:val="left"/>
              <w:rPr>
                <w:b w:val="0"/>
                <w:bCs w:val="0"/>
              </w:rPr>
            </w:pPr>
            <w:r>
              <w:rPr>
                <w:b w:val="0"/>
                <w:bCs w:val="0"/>
              </w:rPr>
              <w:t>RETURN ABOVE CASH AND NON-CASH COSTS</w:t>
            </w:r>
          </w:p>
        </w:tc>
        <w:tc>
          <w:tcPr>
            <w:tcW w:w="2771" w:type="dxa"/>
          </w:tcPr>
          <w:p w14:paraId="280E4E33" w14:textId="2B1E4A37"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47DAB712" w14:textId="15311CDB"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389B679C"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2A04F56E" w14:textId="555B9879" w:rsidR="008D380C" w:rsidRPr="008D380C" w:rsidRDefault="008D380C" w:rsidP="00CE637E">
            <w:pPr>
              <w:ind w:firstLine="0"/>
              <w:jc w:val="left"/>
              <w:rPr>
                <w:b w:val="0"/>
                <w:bCs w:val="0"/>
              </w:rPr>
            </w:pPr>
            <w:r>
              <w:rPr>
                <w:b w:val="0"/>
                <w:bCs w:val="0"/>
              </w:rPr>
              <w:t>NET RETURNS</w:t>
            </w:r>
          </w:p>
        </w:tc>
        <w:tc>
          <w:tcPr>
            <w:tcW w:w="2771" w:type="dxa"/>
          </w:tcPr>
          <w:p w14:paraId="1B485228" w14:textId="689ED25C"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4084902A" w14:textId="352BC6D2"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41E488B0"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3CE2A908" w14:textId="75127D4D" w:rsidR="008D380C" w:rsidRPr="008D380C" w:rsidRDefault="008D380C" w:rsidP="00CE637E">
            <w:pPr>
              <w:ind w:firstLine="0"/>
              <w:jc w:val="left"/>
              <w:rPr>
                <w:b w:val="0"/>
                <w:bCs w:val="0"/>
              </w:rPr>
            </w:pPr>
            <w:r>
              <w:rPr>
                <w:b w:val="0"/>
                <w:bCs w:val="0"/>
              </w:rPr>
              <w:t>NET PROFIT-COST RATIO</w:t>
            </w:r>
          </w:p>
        </w:tc>
        <w:tc>
          <w:tcPr>
            <w:tcW w:w="2771" w:type="dxa"/>
          </w:tcPr>
          <w:p w14:paraId="5E7B7E2F" w14:textId="6B02C92A"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42A4A897" w14:textId="15B7F34C"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4DFECD68"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775CADFD" w14:textId="75261AA4" w:rsidR="008D380C" w:rsidRPr="008D380C" w:rsidRDefault="008D380C" w:rsidP="00CE637E">
            <w:pPr>
              <w:ind w:firstLine="0"/>
              <w:jc w:val="left"/>
              <w:rPr>
                <w:b w:val="0"/>
                <w:bCs w:val="0"/>
              </w:rPr>
            </w:pPr>
            <w:r>
              <w:rPr>
                <w:b w:val="0"/>
                <w:bCs w:val="0"/>
              </w:rPr>
              <w:t>Cost per kilogram (pesos)</w:t>
            </w:r>
          </w:p>
        </w:tc>
        <w:tc>
          <w:tcPr>
            <w:tcW w:w="2771" w:type="dxa"/>
          </w:tcPr>
          <w:p w14:paraId="398BABE3" w14:textId="14ACC4AC"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3E4DE960" w14:textId="01B9935E"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1057392E"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431AFE33" w14:textId="12F3DB27" w:rsidR="008D380C" w:rsidRPr="008D380C" w:rsidRDefault="008D380C" w:rsidP="00CE637E">
            <w:pPr>
              <w:ind w:firstLine="0"/>
              <w:jc w:val="left"/>
              <w:rPr>
                <w:b w:val="0"/>
                <w:bCs w:val="0"/>
              </w:rPr>
            </w:pPr>
            <w:r>
              <w:rPr>
                <w:b w:val="0"/>
                <w:bCs w:val="0"/>
              </w:rPr>
              <w:t>Yield per hectare (kg)</w:t>
            </w:r>
          </w:p>
        </w:tc>
        <w:tc>
          <w:tcPr>
            <w:tcW w:w="2771" w:type="dxa"/>
          </w:tcPr>
          <w:p w14:paraId="7D96C82F" w14:textId="048A82DD"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1C8AB53A" w14:textId="7E9CC1CB"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67B4948A"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7D395BA5" w14:textId="21604EC9" w:rsidR="008D380C" w:rsidRPr="008D380C" w:rsidRDefault="008D380C" w:rsidP="00CE637E">
            <w:pPr>
              <w:ind w:firstLine="0"/>
              <w:jc w:val="left"/>
              <w:rPr>
                <w:b w:val="0"/>
                <w:bCs w:val="0"/>
              </w:rPr>
            </w:pPr>
            <w:r>
              <w:rPr>
                <w:b w:val="0"/>
                <w:bCs w:val="0"/>
              </w:rPr>
              <w:t>Farmgate price (pesos/kg)</w:t>
            </w:r>
          </w:p>
        </w:tc>
        <w:tc>
          <w:tcPr>
            <w:tcW w:w="2771" w:type="dxa"/>
          </w:tcPr>
          <w:p w14:paraId="1C7DC327" w14:textId="1BA989B7"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1FB46C89" w14:textId="63E51D17"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t>3</w:t>
            </w:r>
            <w:r w:rsidRPr="00745E39">
              <w:t>6</w:t>
            </w:r>
          </w:p>
        </w:tc>
      </w:tr>
      <w:tr w:rsidR="008D380C" w14:paraId="37BC5431"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507571FD" w14:textId="5A5D3F9C" w:rsidR="008D380C" w:rsidRDefault="008D380C" w:rsidP="00CE637E">
            <w:pPr>
              <w:ind w:firstLine="0"/>
              <w:jc w:val="left"/>
              <w:rPr>
                <w:b w:val="0"/>
                <w:bCs w:val="0"/>
              </w:rPr>
            </w:pPr>
            <w:r>
              <w:rPr>
                <w:b w:val="0"/>
                <w:bCs w:val="0"/>
              </w:rPr>
              <w:t>Population</w:t>
            </w:r>
          </w:p>
        </w:tc>
        <w:tc>
          <w:tcPr>
            <w:tcW w:w="2771" w:type="dxa"/>
          </w:tcPr>
          <w:p w14:paraId="44A2D5D8" w14:textId="16DE972B" w:rsidR="008D380C" w:rsidRPr="00B7462B" w:rsidRDefault="008D380C" w:rsidP="00CE637E">
            <w:pPr>
              <w:ind w:firstLine="0"/>
              <w:jc w:val="center"/>
              <w:cnfStyle w:val="000000000000" w:firstRow="0" w:lastRow="0" w:firstColumn="0" w:lastColumn="0" w:oddVBand="0" w:evenVBand="0" w:oddHBand="0" w:evenHBand="0" w:firstRowFirstColumn="0" w:firstRowLastColumn="0" w:lastRowFirstColumn="0" w:lastRowLastColumn="0"/>
            </w:pPr>
            <w:r>
              <w:t>int64</w:t>
            </w:r>
          </w:p>
        </w:tc>
        <w:tc>
          <w:tcPr>
            <w:tcW w:w="2771" w:type="dxa"/>
          </w:tcPr>
          <w:p w14:paraId="35F29EA1" w14:textId="6540F0E0" w:rsidR="008D380C" w:rsidRPr="00B7462B" w:rsidRDefault="00307D21" w:rsidP="00CE637E">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8D380C" w14:paraId="2C3292C1"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4E987580" w14:textId="39B07B55" w:rsidR="008D380C" w:rsidRDefault="008D380C" w:rsidP="00CE637E">
            <w:pPr>
              <w:ind w:firstLine="0"/>
              <w:jc w:val="left"/>
              <w:rPr>
                <w:b w:val="0"/>
                <w:bCs w:val="0"/>
              </w:rPr>
            </w:pPr>
            <w:r>
              <w:rPr>
                <w:b w:val="0"/>
                <w:bCs w:val="0"/>
              </w:rPr>
              <w:t>Annual % Change</w:t>
            </w:r>
          </w:p>
        </w:tc>
        <w:tc>
          <w:tcPr>
            <w:tcW w:w="2771" w:type="dxa"/>
          </w:tcPr>
          <w:p w14:paraId="49E07BED" w14:textId="02E8D066" w:rsidR="008D380C" w:rsidRPr="00B7462B" w:rsidRDefault="008D380C" w:rsidP="00CE637E">
            <w:pPr>
              <w:ind w:firstLine="0"/>
              <w:jc w:val="center"/>
              <w:cnfStyle w:val="000000000000" w:firstRow="0" w:lastRow="0" w:firstColumn="0" w:lastColumn="0" w:oddVBand="0" w:evenVBand="0" w:oddHBand="0" w:evenHBand="0" w:firstRowFirstColumn="0" w:firstRowLastColumn="0" w:lastRowFirstColumn="0" w:lastRowLastColumn="0"/>
            </w:pPr>
            <w:r>
              <w:t>float64</w:t>
            </w:r>
          </w:p>
        </w:tc>
        <w:tc>
          <w:tcPr>
            <w:tcW w:w="2771" w:type="dxa"/>
          </w:tcPr>
          <w:p w14:paraId="43FF176D" w14:textId="4F4892BF" w:rsidR="008D380C" w:rsidRPr="00B7462B" w:rsidRDefault="00307D21" w:rsidP="00CE637E">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745E39" w14:paraId="37FFD49E"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239CEB68" w14:textId="67547E18" w:rsidR="00745E39" w:rsidRPr="00745E39" w:rsidRDefault="00745E39" w:rsidP="00CE637E">
            <w:pPr>
              <w:ind w:firstLine="0"/>
              <w:jc w:val="left"/>
              <w:rPr>
                <w:b w:val="0"/>
                <w:bCs w:val="0"/>
              </w:rPr>
            </w:pPr>
            <w:proofErr w:type="spellStart"/>
            <w:r w:rsidRPr="00745E39">
              <w:rPr>
                <w:b w:val="0"/>
                <w:bCs w:val="0"/>
              </w:rPr>
              <w:t>Season_encoded</w:t>
            </w:r>
            <w:proofErr w:type="spellEnd"/>
          </w:p>
        </w:tc>
        <w:tc>
          <w:tcPr>
            <w:tcW w:w="2771" w:type="dxa"/>
          </w:tcPr>
          <w:p w14:paraId="55FFCA93" w14:textId="761E9C3C" w:rsidR="00745E39"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t>int32</w:t>
            </w:r>
          </w:p>
        </w:tc>
        <w:tc>
          <w:tcPr>
            <w:tcW w:w="2771" w:type="dxa"/>
          </w:tcPr>
          <w:p w14:paraId="510B426B" w14:textId="4297EA35" w:rsidR="00745E39" w:rsidRDefault="00DA41D4" w:rsidP="00CE637E">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745E39" w14:paraId="441035E1"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7FECBD4D" w14:textId="6648AE0F" w:rsidR="00745E39" w:rsidRPr="00745E39" w:rsidRDefault="00745E39" w:rsidP="00CE637E">
            <w:pPr>
              <w:ind w:firstLine="0"/>
              <w:jc w:val="left"/>
              <w:rPr>
                <w:b w:val="0"/>
                <w:bCs w:val="0"/>
              </w:rPr>
            </w:pPr>
            <w:proofErr w:type="spellStart"/>
            <w:r w:rsidRPr="00745E39">
              <w:rPr>
                <w:b w:val="0"/>
                <w:bCs w:val="0"/>
              </w:rPr>
              <w:t>Geolocation_encoded</w:t>
            </w:r>
            <w:proofErr w:type="spellEnd"/>
          </w:p>
        </w:tc>
        <w:tc>
          <w:tcPr>
            <w:tcW w:w="2771" w:type="dxa"/>
          </w:tcPr>
          <w:p w14:paraId="3827217E" w14:textId="6DD097C0" w:rsidR="00745E39"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t>int32</w:t>
            </w:r>
          </w:p>
        </w:tc>
        <w:tc>
          <w:tcPr>
            <w:tcW w:w="2771" w:type="dxa"/>
          </w:tcPr>
          <w:p w14:paraId="503CB59D" w14:textId="5900BDCE" w:rsidR="00745E39" w:rsidRDefault="00DA41D4" w:rsidP="00CE637E">
            <w:pPr>
              <w:ind w:firstLine="0"/>
              <w:jc w:val="center"/>
              <w:cnfStyle w:val="000000000000" w:firstRow="0" w:lastRow="0" w:firstColumn="0" w:lastColumn="0" w:oddVBand="0" w:evenVBand="0" w:oddHBand="0" w:evenHBand="0" w:firstRowFirstColumn="0" w:firstRowLastColumn="0" w:lastRowFirstColumn="0" w:lastRowLastColumn="0"/>
            </w:pPr>
            <w:r>
              <w:t>0</w:t>
            </w:r>
          </w:p>
        </w:tc>
      </w:tr>
    </w:tbl>
    <w:p w14:paraId="78CF157E" w14:textId="77777777" w:rsidR="008D380C" w:rsidRPr="008D380C" w:rsidRDefault="008D380C" w:rsidP="008D380C">
      <w:pPr>
        <w:rPr>
          <w:lang w:val="en-PH"/>
        </w:rPr>
      </w:pPr>
    </w:p>
    <w:p w14:paraId="6C11B762" w14:textId="0EC0CAB7" w:rsidR="00307D21" w:rsidRDefault="00307D21" w:rsidP="00307D21">
      <w:r>
        <w:t>Table 3 shows th</w:t>
      </w:r>
      <w:r w:rsidR="00FB2B89">
        <w:t xml:space="preserve">e </w:t>
      </w:r>
      <w:r w:rsidR="00FB2B89" w:rsidRPr="00FB2B89">
        <w:t xml:space="preserve">summary of the data types and the number of missing values for each of the </w:t>
      </w:r>
      <w:proofErr w:type="gramStart"/>
      <w:r w:rsidR="00FB2B89" w:rsidRPr="00FB2B89">
        <w:t>column</w:t>
      </w:r>
      <w:proofErr w:type="gramEnd"/>
      <w:r w:rsidR="00FB2B89" w:rsidRPr="00FB2B89">
        <w:t xml:space="preserve">. This table is very important in determining the structure of the data and the state of cleanliness of the data in question before any analysis is done. The dataset </w:t>
      </w:r>
      <w:r w:rsidR="00FB2B89" w:rsidRPr="00FB2B89">
        <w:lastRenderedPageBreak/>
        <w:t>comprises several fields including ‘Year</w:t>
      </w:r>
      <w:proofErr w:type="gramStart"/>
      <w:r w:rsidR="00FB2B89" w:rsidRPr="00FB2B89">
        <w:t>’, ‘</w:t>
      </w:r>
      <w:proofErr w:type="gramEnd"/>
      <w:r w:rsidR="00FB2B89" w:rsidRPr="00FB2B89">
        <w:t>Type’, ‘Geolocation’, ‘Season’, and several cost and returns</w:t>
      </w:r>
      <w:r w:rsidR="00FB2B89">
        <w:t>-</w:t>
      </w:r>
      <w:r w:rsidR="00FB2B89" w:rsidRPr="00FB2B89">
        <w:t xml:space="preserve">based parameters for example ‘CASH COSTS’, ‘NON-CASH COSTS’, ‘IMPUTED COSTS’, ‘TOTAL COSTS’, ‘GROSS RETURNS’, among others. The data type for each column is mentioned right from ’Year’ as int64 to the financial ratios as float64 and the categorical data </w:t>
      </w:r>
      <w:r w:rsidR="00FB2B89">
        <w:t>is </w:t>
      </w:r>
      <w:r w:rsidR="00FB2B89" w:rsidRPr="00FB2B89">
        <w:t>represented as integer</w:t>
      </w:r>
      <w:r w:rsidR="00FB2B89">
        <w:t>s</w:t>
      </w:r>
      <w:r w:rsidR="00FB2B89" w:rsidRPr="00FB2B89">
        <w:t xml:space="preserve"> such as ’</w:t>
      </w:r>
      <w:proofErr w:type="spellStart"/>
      <w:r w:rsidR="00FB2B89" w:rsidRPr="00FB2B89">
        <w:t>Season_encoded</w:t>
      </w:r>
      <w:proofErr w:type="spellEnd"/>
      <w:r w:rsidR="00FB2B89" w:rsidRPr="00FB2B89">
        <w:t>’ and ’</w:t>
      </w:r>
      <w:proofErr w:type="spellStart"/>
      <w:r w:rsidR="00FB2B89" w:rsidRPr="00FB2B89">
        <w:t>Geolocation_encoded</w:t>
      </w:r>
      <w:proofErr w:type="spellEnd"/>
      <w:r w:rsidR="00FB2B89" w:rsidRPr="00FB2B89">
        <w:t xml:space="preserve">’. Table 3 also identifies the number of null values by columns; most of which are the financial </w:t>
      </w:r>
      <w:proofErr w:type="gramStart"/>
      <w:r w:rsidR="00FB2B89" w:rsidRPr="00FB2B89">
        <w:t>variables and</w:t>
      </w:r>
      <w:proofErr w:type="gramEnd"/>
      <w:r w:rsidR="00FB2B89" w:rsidRPr="00FB2B89">
        <w:t xml:space="preserve"> derived from them are ‘NET RETURNS’ and ‘COST per kilogram (pesos)’ with 26 samples missing the data. This information is critical when pre-processing the data because managing these null values is important to the proper statistical analysis or building of the machine learning models.</w:t>
      </w:r>
    </w:p>
    <w:p w14:paraId="64763635" w14:textId="77777777" w:rsidR="00307D21" w:rsidRDefault="00307D21" w:rsidP="00307D21">
      <w:pPr>
        <w:ind w:firstLine="0"/>
      </w:pPr>
    </w:p>
    <w:p w14:paraId="78F6058A" w14:textId="77777777" w:rsidR="00307D21" w:rsidRDefault="00307D21" w:rsidP="00307D21">
      <w:r>
        <w:t>INCLUDE HISTOGRAM COMPARISONS OF:</w:t>
      </w:r>
    </w:p>
    <w:p w14:paraId="7B348F72" w14:textId="0EF25800" w:rsidR="00307D21" w:rsidRDefault="00307D21" w:rsidP="00307D21">
      <w:pPr>
        <w:pStyle w:val="ListParagraph"/>
        <w:numPr>
          <w:ilvl w:val="0"/>
          <w:numId w:val="37"/>
        </w:numPr>
      </w:pPr>
      <w:r>
        <w:t>Distribution of CASH COSTS</w:t>
      </w:r>
    </w:p>
    <w:p w14:paraId="231C9B82" w14:textId="7C993561" w:rsidR="00307D21" w:rsidRDefault="00307D21" w:rsidP="00307D21">
      <w:pPr>
        <w:pStyle w:val="ListParagraph"/>
        <w:numPr>
          <w:ilvl w:val="0"/>
          <w:numId w:val="37"/>
        </w:numPr>
      </w:pPr>
      <w:r>
        <w:t>Distribution of TOTAL COSTS</w:t>
      </w:r>
    </w:p>
    <w:p w14:paraId="067E3BC3" w14:textId="4C8A31E9" w:rsidR="00307D21" w:rsidRDefault="00307D21" w:rsidP="00307D21">
      <w:pPr>
        <w:pStyle w:val="ListParagraph"/>
        <w:numPr>
          <w:ilvl w:val="0"/>
          <w:numId w:val="37"/>
        </w:numPr>
      </w:pPr>
      <w:r>
        <w:t>Distribution of Yield per hectare (kg)</w:t>
      </w:r>
    </w:p>
    <w:p w14:paraId="2150D1CF" w14:textId="5EF38AF0" w:rsidR="00307D21" w:rsidRDefault="00307D21" w:rsidP="00307D21">
      <w:pPr>
        <w:pStyle w:val="ListParagraph"/>
        <w:numPr>
          <w:ilvl w:val="0"/>
          <w:numId w:val="37"/>
        </w:numPr>
      </w:pPr>
      <w:r>
        <w:t>Distribution of Farmgate price (pesos/kg)</w:t>
      </w:r>
    </w:p>
    <w:p w14:paraId="0B1CE2E4" w14:textId="5301F7CC" w:rsidR="00307D21" w:rsidRDefault="00307D21" w:rsidP="00307D21">
      <w:pPr>
        <w:pStyle w:val="ListParagraph"/>
        <w:numPr>
          <w:ilvl w:val="0"/>
          <w:numId w:val="37"/>
        </w:numPr>
      </w:pPr>
      <w:r>
        <w:t>Distribution of Crop types</w:t>
      </w:r>
    </w:p>
    <w:p w14:paraId="557421CD" w14:textId="087C9377" w:rsidR="00307D21" w:rsidRDefault="00307D21" w:rsidP="00307D21">
      <w:pPr>
        <w:pStyle w:val="ListParagraph"/>
        <w:numPr>
          <w:ilvl w:val="0"/>
          <w:numId w:val="37"/>
        </w:numPr>
      </w:pPr>
      <w:r>
        <w:t>Distribution of Seasons</w:t>
      </w:r>
    </w:p>
    <w:p w14:paraId="3A72DDC0" w14:textId="7CA38475" w:rsidR="00307D21" w:rsidRDefault="00307D21" w:rsidP="00307D21">
      <w:pPr>
        <w:pStyle w:val="Caption"/>
        <w:rPr>
          <w:b w:val="0"/>
          <w:bCs w:val="0"/>
          <w:i/>
        </w:rPr>
      </w:pPr>
      <w:bookmarkStart w:id="55" w:name="_Toc180048185"/>
      <w:r>
        <w:t xml:space="preserve">Figure </w:t>
      </w:r>
      <w:bookmarkEnd w:id="55"/>
      <w:r w:rsidR="006839F1">
        <w:t>2</w:t>
      </w:r>
      <w:r>
        <w:br/>
      </w:r>
      <w:r w:rsidR="006839F1">
        <w:rPr>
          <w:b w:val="0"/>
          <w:bCs w:val="0"/>
          <w:i/>
        </w:rPr>
        <w:t>Distribution of CASH COSTS</w:t>
      </w:r>
    </w:p>
    <w:p w14:paraId="24A924EE" w14:textId="7401B049" w:rsidR="00307D21" w:rsidRDefault="00307D21" w:rsidP="00BB7C65">
      <w:pPr>
        <w:jc w:val="center"/>
      </w:pPr>
      <w:r w:rsidRPr="00307D21">
        <w:rPr>
          <w:noProof/>
        </w:rPr>
        <w:lastRenderedPageBreak/>
        <w:drawing>
          <wp:inline distT="0" distB="0" distL="0" distR="0" wp14:anchorId="7FD4D089" wp14:editId="354BDC1B">
            <wp:extent cx="5274310" cy="3712210"/>
            <wp:effectExtent l="0" t="0" r="2540" b="2540"/>
            <wp:docPr id="440122165" name="Picture 1" descr="A graph of a distribution of cash co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22165" name="Picture 1" descr="A graph of a distribution of cash costs&#10;&#10;Description automatically generated"/>
                    <pic:cNvPicPr/>
                  </pic:nvPicPr>
                  <pic:blipFill>
                    <a:blip r:embed="rId22"/>
                    <a:stretch>
                      <a:fillRect/>
                    </a:stretch>
                  </pic:blipFill>
                  <pic:spPr>
                    <a:xfrm>
                      <a:off x="0" y="0"/>
                      <a:ext cx="5274310" cy="3712210"/>
                    </a:xfrm>
                    <a:prstGeom prst="rect">
                      <a:avLst/>
                    </a:prstGeom>
                  </pic:spPr>
                </pic:pic>
              </a:graphicData>
            </a:graphic>
          </wp:inline>
        </w:drawing>
      </w:r>
    </w:p>
    <w:p w14:paraId="795FC33D" w14:textId="16715CF5" w:rsidR="00BB7C65" w:rsidRPr="00BB7C65" w:rsidRDefault="00BB7C65" w:rsidP="00AB47DA">
      <w:pPr>
        <w:pStyle w:val="Caption"/>
        <w:jc w:val="both"/>
        <w:rPr>
          <w:b w:val="0"/>
          <w:bCs w:val="0"/>
        </w:rPr>
      </w:pPr>
      <w:r>
        <w:tab/>
      </w:r>
      <w:r w:rsidRPr="00BB7C65">
        <w:rPr>
          <w:b w:val="0"/>
          <w:bCs w:val="0"/>
        </w:rPr>
        <w:t xml:space="preserve">Figure 2 is the cash cost distribution of crop production as observed from the dataset of 2002 to 2021. This histogram, accompanied by the kernel density estimation (KDE), represents the distribution of different cash cost values reported in the years. The x-axis shows various cash cost peso figures, whilst the y-axis provides the number of times that these costs were reported in the dataset. The dispersion of the KDE towards the </w:t>
      </w:r>
      <w:proofErr w:type="gramStart"/>
      <w:r w:rsidRPr="00BB7C65">
        <w:rPr>
          <w:b w:val="0"/>
          <w:bCs w:val="0"/>
        </w:rPr>
        <w:t>bell shaped</w:t>
      </w:r>
      <w:proofErr w:type="gramEnd"/>
      <w:r w:rsidRPr="00BB7C65">
        <w:rPr>
          <w:b w:val="0"/>
          <w:bCs w:val="0"/>
        </w:rPr>
        <w:t xml:space="preserve"> curve suggests that majority of the cash costs are grouped around the middle of the distribution most farmers are likely to incur normal cash cost under normal circumstances. The spread and tails of the distribution give information about the variability, years with low or high farming cost can be due to market prices, changes in agricultural policy or unfavorable climatic conditions.</w:t>
      </w:r>
    </w:p>
    <w:p w14:paraId="26738AD0" w14:textId="09023B3C" w:rsidR="00307D21" w:rsidRDefault="00307D21" w:rsidP="00AB47DA">
      <w:pPr>
        <w:pStyle w:val="Caption"/>
        <w:rPr>
          <w:b w:val="0"/>
          <w:bCs w:val="0"/>
          <w:i/>
        </w:rPr>
      </w:pPr>
      <w:r>
        <w:t xml:space="preserve">Figure </w:t>
      </w:r>
      <w:r>
        <w:fldChar w:fldCharType="begin"/>
      </w:r>
      <w:r>
        <w:instrText xml:space="preserve"> SEQ Figure \* ARABIC </w:instrText>
      </w:r>
      <w:r>
        <w:fldChar w:fldCharType="separate"/>
      </w:r>
      <w:r>
        <w:rPr>
          <w:noProof/>
        </w:rPr>
        <w:t>3</w:t>
      </w:r>
      <w:r>
        <w:fldChar w:fldCharType="end"/>
      </w:r>
      <w:r>
        <w:br/>
      </w:r>
      <w:r w:rsidR="006839F1">
        <w:rPr>
          <w:b w:val="0"/>
          <w:bCs w:val="0"/>
          <w:i/>
        </w:rPr>
        <w:t>Distribution of TOTAL COSTS</w:t>
      </w:r>
    </w:p>
    <w:p w14:paraId="55EA0CEA" w14:textId="218CB123" w:rsidR="00307D21" w:rsidRPr="00307D21" w:rsidRDefault="00307D21" w:rsidP="00307D21">
      <w:r w:rsidRPr="00307D21">
        <w:rPr>
          <w:noProof/>
        </w:rPr>
        <w:lastRenderedPageBreak/>
        <w:drawing>
          <wp:inline distT="0" distB="0" distL="0" distR="0" wp14:anchorId="2D745D77" wp14:editId="3CE22E3F">
            <wp:extent cx="5274310" cy="3712210"/>
            <wp:effectExtent l="0" t="0" r="2540" b="2540"/>
            <wp:docPr id="1499731023" name="Picture 1" descr="A graph of a distribution of co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31023" name="Picture 1" descr="A graph of a distribution of costs&#10;&#10;Description automatically generated"/>
                    <pic:cNvPicPr/>
                  </pic:nvPicPr>
                  <pic:blipFill>
                    <a:blip r:embed="rId23"/>
                    <a:stretch>
                      <a:fillRect/>
                    </a:stretch>
                  </pic:blipFill>
                  <pic:spPr>
                    <a:xfrm>
                      <a:off x="0" y="0"/>
                      <a:ext cx="5274310" cy="3712210"/>
                    </a:xfrm>
                    <a:prstGeom prst="rect">
                      <a:avLst/>
                    </a:prstGeom>
                  </pic:spPr>
                </pic:pic>
              </a:graphicData>
            </a:graphic>
          </wp:inline>
        </w:drawing>
      </w:r>
    </w:p>
    <w:p w14:paraId="7D0173A0" w14:textId="2FB0386C" w:rsidR="00BB7C65" w:rsidRPr="00BB7C65" w:rsidRDefault="00BB7C65" w:rsidP="00515902">
      <w:pPr>
        <w:pStyle w:val="Caption"/>
        <w:jc w:val="both"/>
        <w:rPr>
          <w:b w:val="0"/>
          <w:bCs w:val="0"/>
        </w:rPr>
      </w:pPr>
      <w:r>
        <w:tab/>
      </w:r>
      <w:r w:rsidRPr="00BB7C65">
        <w:rPr>
          <w:b w:val="0"/>
          <w:bCs w:val="0"/>
        </w:rPr>
        <w:t xml:space="preserve">This figure shows the total costs incurred in </w:t>
      </w:r>
      <w:proofErr w:type="gramStart"/>
      <w:r w:rsidRPr="00BB7C65">
        <w:rPr>
          <w:b w:val="0"/>
          <w:bCs w:val="0"/>
        </w:rPr>
        <w:t>the crop</w:t>
      </w:r>
      <w:proofErr w:type="gramEnd"/>
      <w:r w:rsidRPr="00BB7C65">
        <w:rPr>
          <w:b w:val="0"/>
          <w:bCs w:val="0"/>
        </w:rPr>
        <w:t xml:space="preserve"> production which has been analyzed over the years 2002 to 2021 are presented in the figure 3 below. The use of histogram with kernel density estimate works in this paper to present the overall cost that farmers incur, whether in cash or non-cash basis including depreciation and imputed labor cost. The x-axis defines the total costs in pesos, and the y-axis defines how often the cost totals were observed within the data. The primary concentration around the </w:t>
      </w:r>
      <w:proofErr w:type="gramStart"/>
      <w:r w:rsidRPr="00BB7C65">
        <w:rPr>
          <w:b w:val="0"/>
          <w:bCs w:val="0"/>
        </w:rPr>
        <w:t>median</w:t>
      </w:r>
      <w:proofErr w:type="gramEnd"/>
      <w:r w:rsidRPr="00BB7C65">
        <w:rPr>
          <w:b w:val="0"/>
          <w:bCs w:val="0"/>
        </w:rPr>
        <w:t xml:space="preserve"> is the highest peak in the histogram that shows that many farmers might expect the overall cost around this value. This means that there is a considerable shift in some </w:t>
      </w:r>
      <w:proofErr w:type="gramStart"/>
      <w:r w:rsidRPr="00BB7C65">
        <w:rPr>
          <w:b w:val="0"/>
          <w:bCs w:val="0"/>
        </w:rPr>
        <w:t>years</w:t>
      </w:r>
      <w:proofErr w:type="gramEnd"/>
      <w:r w:rsidRPr="00BB7C65">
        <w:rPr>
          <w:b w:val="0"/>
          <w:bCs w:val="0"/>
        </w:rPr>
        <w:t xml:space="preserve"> and these may be as a result of factors outside the production function but which impact on agricultural operations, prices of inputs, changes in policies on agriculture or even weather conditions. This graph gives a good insight </w:t>
      </w:r>
      <w:proofErr w:type="gramStart"/>
      <w:r w:rsidRPr="00BB7C65">
        <w:rPr>
          <w:b w:val="0"/>
          <w:bCs w:val="0"/>
        </w:rPr>
        <w:t>of</w:t>
      </w:r>
      <w:proofErr w:type="gramEnd"/>
      <w:r w:rsidRPr="00BB7C65">
        <w:rPr>
          <w:b w:val="0"/>
          <w:bCs w:val="0"/>
        </w:rPr>
        <w:t xml:space="preserve"> the financial issues in the agricultural sector particularly years of strange costs that may affect profitability.</w:t>
      </w:r>
    </w:p>
    <w:p w14:paraId="77BD3BB5" w14:textId="77777777" w:rsidR="00BB7C65" w:rsidRPr="00BB7C65" w:rsidRDefault="00BB7C65" w:rsidP="00BB7C65"/>
    <w:p w14:paraId="39A121DC" w14:textId="45E85493" w:rsidR="00307D21" w:rsidRDefault="00307D21" w:rsidP="00307D21">
      <w:pPr>
        <w:pStyle w:val="Caption"/>
        <w:rPr>
          <w:b w:val="0"/>
          <w:bCs w:val="0"/>
          <w:i/>
        </w:rPr>
      </w:pPr>
      <w:r>
        <w:lastRenderedPageBreak/>
        <w:t xml:space="preserve">Figure </w:t>
      </w:r>
      <w:r w:rsidR="006839F1">
        <w:t>4</w:t>
      </w:r>
      <w:r>
        <w:br/>
      </w:r>
      <w:r w:rsidR="006839F1">
        <w:rPr>
          <w:b w:val="0"/>
          <w:bCs w:val="0"/>
          <w:i/>
        </w:rPr>
        <w:t>Distribution of Yield per hectare (kg)</w:t>
      </w:r>
    </w:p>
    <w:p w14:paraId="49211F10" w14:textId="1B2E5900" w:rsidR="00307D21" w:rsidRPr="00307D21" w:rsidRDefault="00307D21" w:rsidP="00515902">
      <w:r w:rsidRPr="00307D21">
        <w:rPr>
          <w:noProof/>
        </w:rPr>
        <w:drawing>
          <wp:inline distT="0" distB="0" distL="0" distR="0" wp14:anchorId="5C19040E" wp14:editId="31081CF0">
            <wp:extent cx="5274310" cy="3712210"/>
            <wp:effectExtent l="0" t="0" r="2540" b="2540"/>
            <wp:docPr id="467539880"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39880" name="Picture 1" descr="A graph with a line going up&#10;&#10;Description automatically generated"/>
                    <pic:cNvPicPr/>
                  </pic:nvPicPr>
                  <pic:blipFill>
                    <a:blip r:embed="rId24"/>
                    <a:stretch>
                      <a:fillRect/>
                    </a:stretch>
                  </pic:blipFill>
                  <pic:spPr>
                    <a:xfrm>
                      <a:off x="0" y="0"/>
                      <a:ext cx="5274310" cy="3712210"/>
                    </a:xfrm>
                    <a:prstGeom prst="rect">
                      <a:avLst/>
                    </a:prstGeom>
                  </pic:spPr>
                </pic:pic>
              </a:graphicData>
            </a:graphic>
          </wp:inline>
        </w:drawing>
      </w:r>
    </w:p>
    <w:p w14:paraId="136D82D0" w14:textId="0E299014" w:rsidR="00515902" w:rsidRPr="00515902" w:rsidRDefault="00515902" w:rsidP="00515902">
      <w:pPr>
        <w:pStyle w:val="Caption"/>
        <w:jc w:val="both"/>
        <w:rPr>
          <w:b w:val="0"/>
          <w:bCs w:val="0"/>
        </w:rPr>
      </w:pPr>
      <w:r>
        <w:tab/>
      </w:r>
      <w:r w:rsidRPr="00515902">
        <w:rPr>
          <w:b w:val="0"/>
          <w:bCs w:val="0"/>
        </w:rPr>
        <w:t xml:space="preserve">This figure shows the amounts of yield per hectare for crops, in kilograms. The results indicate that the highest frequency is 3000 kg/ha, which implies that this yield rate is dominant in the dataset. It also possesses a peak thus showing there is a mode </w:t>
      </w:r>
      <w:proofErr w:type="gramStart"/>
      <w:r w:rsidRPr="00515902">
        <w:rPr>
          <w:b w:val="0"/>
          <w:bCs w:val="0"/>
        </w:rPr>
        <w:t>in regards to</w:t>
      </w:r>
      <w:proofErr w:type="gramEnd"/>
      <w:r w:rsidRPr="00515902">
        <w:rPr>
          <w:b w:val="0"/>
          <w:bCs w:val="0"/>
        </w:rPr>
        <w:t xml:space="preserve"> the distribution of the yield, with few observations having a yield that is higher or lower than the peak value. This distribution can </w:t>
      </w:r>
      <w:proofErr w:type="gramStart"/>
      <w:r w:rsidRPr="00515902">
        <w:rPr>
          <w:b w:val="0"/>
          <w:bCs w:val="0"/>
        </w:rPr>
        <w:t>help ,</w:t>
      </w:r>
      <w:proofErr w:type="gramEnd"/>
      <w:r w:rsidRPr="00515902">
        <w:rPr>
          <w:b w:val="0"/>
          <w:bCs w:val="0"/>
        </w:rPr>
        <w:t xml:space="preserve"> at least, to have an idea of the average productivity to be expected from the agricultural datasets and, therefore, to adjust the expected yield </w:t>
      </w:r>
      <w:proofErr w:type="gramStart"/>
      <w:r w:rsidRPr="00515902">
        <w:rPr>
          <w:b w:val="0"/>
          <w:bCs w:val="0"/>
        </w:rPr>
        <w:t>regarding to</w:t>
      </w:r>
      <w:proofErr w:type="gramEnd"/>
      <w:r w:rsidRPr="00515902">
        <w:rPr>
          <w:b w:val="0"/>
          <w:bCs w:val="0"/>
        </w:rPr>
        <w:t xml:space="preserve"> historical values.</w:t>
      </w:r>
    </w:p>
    <w:p w14:paraId="759CB5A8" w14:textId="594A5361" w:rsidR="00307D21" w:rsidRDefault="00307D21" w:rsidP="00307D21">
      <w:pPr>
        <w:pStyle w:val="Caption"/>
        <w:rPr>
          <w:b w:val="0"/>
          <w:bCs w:val="0"/>
          <w:i/>
        </w:rPr>
      </w:pPr>
      <w:r>
        <w:t xml:space="preserve">Figure </w:t>
      </w:r>
      <w:r w:rsidR="006839F1">
        <w:t>5</w:t>
      </w:r>
      <w:r>
        <w:br/>
      </w:r>
      <w:r w:rsidR="006839F1">
        <w:rPr>
          <w:b w:val="0"/>
          <w:bCs w:val="0"/>
          <w:i/>
        </w:rPr>
        <w:t>Distribution of Farmgate price (pesos/kg)</w:t>
      </w:r>
    </w:p>
    <w:p w14:paraId="61BF9E7B" w14:textId="77777777" w:rsidR="00515902" w:rsidRPr="00515902" w:rsidRDefault="00515902" w:rsidP="00515902"/>
    <w:p w14:paraId="0E4D1C95" w14:textId="4BDD273D" w:rsidR="00307D21" w:rsidRPr="00307D21" w:rsidRDefault="00307D21" w:rsidP="00307D21">
      <w:r w:rsidRPr="00307D21">
        <w:rPr>
          <w:noProof/>
        </w:rPr>
        <w:lastRenderedPageBreak/>
        <w:drawing>
          <wp:inline distT="0" distB="0" distL="0" distR="0" wp14:anchorId="7E3735CF" wp14:editId="5B033B07">
            <wp:extent cx="5274310" cy="3712210"/>
            <wp:effectExtent l="0" t="0" r="2540" b="2540"/>
            <wp:docPr id="1121855478" name="Picture 1" descr="A graph of a distribution of a number of far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55478" name="Picture 1" descr="A graph of a distribution of a number of farms&#10;&#10;Description automatically generated with medium confidence"/>
                    <pic:cNvPicPr/>
                  </pic:nvPicPr>
                  <pic:blipFill>
                    <a:blip r:embed="rId25"/>
                    <a:stretch>
                      <a:fillRect/>
                    </a:stretch>
                  </pic:blipFill>
                  <pic:spPr>
                    <a:xfrm>
                      <a:off x="0" y="0"/>
                      <a:ext cx="5274310" cy="3712210"/>
                    </a:xfrm>
                    <a:prstGeom prst="rect">
                      <a:avLst/>
                    </a:prstGeom>
                  </pic:spPr>
                </pic:pic>
              </a:graphicData>
            </a:graphic>
          </wp:inline>
        </w:drawing>
      </w:r>
    </w:p>
    <w:p w14:paraId="34834E20" w14:textId="30F79FDF" w:rsidR="00515902" w:rsidRPr="00515902" w:rsidRDefault="00515902" w:rsidP="00515902">
      <w:pPr>
        <w:pStyle w:val="Caption"/>
        <w:jc w:val="both"/>
        <w:rPr>
          <w:b w:val="0"/>
          <w:bCs w:val="0"/>
        </w:rPr>
      </w:pPr>
      <w:r>
        <w:tab/>
      </w:r>
      <w:r w:rsidRPr="00515902">
        <w:rPr>
          <w:b w:val="0"/>
          <w:bCs w:val="0"/>
        </w:rPr>
        <w:t xml:space="preserve">This figure shows the extent of farmgate prices in pesos per kilogram. It also indicates that the highest density of the price range is at 10 pesos per kg, which can be considered as the mode of the distribution. The spread of the data Shows that there is variability of the Prices that farmers get for their produce depending on a number of factors </w:t>
      </w:r>
      <w:proofErr w:type="gramStart"/>
      <w:r w:rsidRPr="00515902">
        <w:rPr>
          <w:b w:val="0"/>
          <w:bCs w:val="0"/>
        </w:rPr>
        <w:t>including;</w:t>
      </w:r>
      <w:proofErr w:type="gramEnd"/>
      <w:r w:rsidRPr="00515902">
        <w:rPr>
          <w:b w:val="0"/>
          <w:bCs w:val="0"/>
        </w:rPr>
        <w:t xml:space="preserve"> market demand; the cost of production; the quality of produce among others. It is important to understand this distribution </w:t>
      </w:r>
      <w:proofErr w:type="gramStart"/>
      <w:r w:rsidRPr="00515902">
        <w:rPr>
          <w:b w:val="0"/>
          <w:bCs w:val="0"/>
        </w:rPr>
        <w:t>in order to</w:t>
      </w:r>
      <w:proofErr w:type="gramEnd"/>
      <w:r w:rsidRPr="00515902">
        <w:rPr>
          <w:b w:val="0"/>
          <w:bCs w:val="0"/>
        </w:rPr>
        <w:t xml:space="preserve"> undertake economic analysis within the agricultural sector and assist various players in the sector in making better decisions regarding pricing, production and sales.</w:t>
      </w:r>
    </w:p>
    <w:p w14:paraId="61A4895A" w14:textId="0F2FB6C5" w:rsidR="00307D21" w:rsidRDefault="00307D21" w:rsidP="00307D21">
      <w:pPr>
        <w:pStyle w:val="Caption"/>
        <w:rPr>
          <w:b w:val="0"/>
          <w:bCs w:val="0"/>
          <w:i/>
        </w:rPr>
      </w:pPr>
      <w:r>
        <w:t xml:space="preserve">Figure </w:t>
      </w:r>
      <w:r w:rsidR="006839F1">
        <w:t>6</w:t>
      </w:r>
      <w:r>
        <w:br/>
      </w:r>
      <w:r w:rsidR="006839F1">
        <w:rPr>
          <w:b w:val="0"/>
          <w:bCs w:val="0"/>
          <w:i/>
        </w:rPr>
        <w:t>Distribution of Crop Types</w:t>
      </w:r>
    </w:p>
    <w:p w14:paraId="6CE00B89" w14:textId="77777777" w:rsidR="001112A2" w:rsidRDefault="001112A2" w:rsidP="00307D21"/>
    <w:p w14:paraId="078EE5EF" w14:textId="77777777" w:rsidR="001112A2" w:rsidRDefault="001112A2" w:rsidP="00307D21"/>
    <w:p w14:paraId="79D22E49" w14:textId="77777777" w:rsidR="001112A2" w:rsidRDefault="001112A2" w:rsidP="00307D21"/>
    <w:p w14:paraId="24D5B49D" w14:textId="77777777" w:rsidR="001112A2" w:rsidRDefault="001112A2" w:rsidP="00307D21"/>
    <w:p w14:paraId="58205BE7" w14:textId="77777777" w:rsidR="001112A2" w:rsidRDefault="001112A2" w:rsidP="00307D21"/>
    <w:p w14:paraId="38AC43CD" w14:textId="69BBA984" w:rsidR="00307D21" w:rsidRPr="00307D21" w:rsidRDefault="00307D21" w:rsidP="00307D21">
      <w:r w:rsidRPr="00307D21">
        <w:rPr>
          <w:noProof/>
        </w:rPr>
        <w:drawing>
          <wp:inline distT="0" distB="0" distL="0" distR="0" wp14:anchorId="64985868" wp14:editId="2C506384">
            <wp:extent cx="5274310" cy="3712210"/>
            <wp:effectExtent l="0" t="0" r="2540" b="2540"/>
            <wp:docPr id="1467552343" name="Picture 1" descr="A blue and orange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52343" name="Picture 1" descr="A blue and orange rectangular shapes&#10;&#10;Description automatically generated"/>
                    <pic:cNvPicPr/>
                  </pic:nvPicPr>
                  <pic:blipFill>
                    <a:blip r:embed="rId26"/>
                    <a:stretch>
                      <a:fillRect/>
                    </a:stretch>
                  </pic:blipFill>
                  <pic:spPr>
                    <a:xfrm>
                      <a:off x="0" y="0"/>
                      <a:ext cx="5274310" cy="3712210"/>
                    </a:xfrm>
                    <a:prstGeom prst="rect">
                      <a:avLst/>
                    </a:prstGeom>
                  </pic:spPr>
                </pic:pic>
              </a:graphicData>
            </a:graphic>
          </wp:inline>
        </w:drawing>
      </w:r>
    </w:p>
    <w:p w14:paraId="1D40837C" w14:textId="1918DB80" w:rsidR="001112A2" w:rsidRPr="001112A2" w:rsidRDefault="001112A2" w:rsidP="00307D21">
      <w:pPr>
        <w:pStyle w:val="Caption"/>
        <w:rPr>
          <w:b w:val="0"/>
          <w:bCs w:val="0"/>
        </w:rPr>
      </w:pPr>
      <w:r>
        <w:tab/>
      </w:r>
      <w:r w:rsidRPr="001112A2">
        <w:rPr>
          <w:b w:val="0"/>
          <w:bCs w:val="0"/>
        </w:rPr>
        <w:t xml:space="preserve">This figure shows an equal proportion of both crop types, which has been </w:t>
      </w:r>
      <w:proofErr w:type="spellStart"/>
      <w:r w:rsidRPr="001112A2">
        <w:rPr>
          <w:b w:val="0"/>
          <w:bCs w:val="0"/>
        </w:rPr>
        <w:t>emphasised</w:t>
      </w:r>
      <w:proofErr w:type="spellEnd"/>
      <w:r w:rsidRPr="001112A2">
        <w:rPr>
          <w:b w:val="0"/>
          <w:bCs w:val="0"/>
        </w:rPr>
        <w:t xml:space="preserve"> in the collection of data. This equal distribution also implies that the set of data used is very general and does not incline towards the benefit of one crop over the other, thereby enabling the researchers to compare and evaluate the practice and results of agriculture </w:t>
      </w:r>
      <w:proofErr w:type="gramStart"/>
      <w:r w:rsidRPr="001112A2">
        <w:rPr>
          <w:b w:val="0"/>
          <w:bCs w:val="0"/>
        </w:rPr>
        <w:t>with regard to</w:t>
      </w:r>
      <w:proofErr w:type="gramEnd"/>
      <w:r w:rsidRPr="001112A2">
        <w:rPr>
          <w:b w:val="0"/>
          <w:bCs w:val="0"/>
        </w:rPr>
        <w:t xml:space="preserve"> the principal food crops in the Philippines.</w:t>
      </w:r>
    </w:p>
    <w:p w14:paraId="0036262E" w14:textId="79F092E6" w:rsidR="00307D21" w:rsidRDefault="00307D21" w:rsidP="00307D21">
      <w:pPr>
        <w:pStyle w:val="Caption"/>
        <w:rPr>
          <w:b w:val="0"/>
          <w:bCs w:val="0"/>
          <w:i/>
        </w:rPr>
      </w:pPr>
      <w:r>
        <w:t xml:space="preserve">Figure </w:t>
      </w:r>
      <w:r w:rsidR="006839F1">
        <w:t>7</w:t>
      </w:r>
      <w:r>
        <w:br/>
      </w:r>
      <w:r w:rsidR="006839F1">
        <w:rPr>
          <w:b w:val="0"/>
          <w:bCs w:val="0"/>
          <w:i/>
        </w:rPr>
        <w:t>Distribution of Seasons</w:t>
      </w:r>
    </w:p>
    <w:p w14:paraId="36F149AF" w14:textId="52994B9C" w:rsidR="00307D21" w:rsidRPr="00307D21" w:rsidRDefault="00307D21" w:rsidP="00307D21">
      <w:r w:rsidRPr="00307D21">
        <w:rPr>
          <w:noProof/>
        </w:rPr>
        <w:lastRenderedPageBreak/>
        <w:drawing>
          <wp:inline distT="0" distB="0" distL="0" distR="0" wp14:anchorId="5DF6741D" wp14:editId="02D84AEC">
            <wp:extent cx="5274310" cy="3712210"/>
            <wp:effectExtent l="0" t="0" r="2540" b="2540"/>
            <wp:docPr id="1081667068" name="Picture 1"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67068" name="Picture 1" descr="A chart of different colors&#10;&#10;Description automatically generated with medium confidence"/>
                    <pic:cNvPicPr/>
                  </pic:nvPicPr>
                  <pic:blipFill>
                    <a:blip r:embed="rId27"/>
                    <a:stretch>
                      <a:fillRect/>
                    </a:stretch>
                  </pic:blipFill>
                  <pic:spPr>
                    <a:xfrm>
                      <a:off x="0" y="0"/>
                      <a:ext cx="5274310" cy="3712210"/>
                    </a:xfrm>
                    <a:prstGeom prst="rect">
                      <a:avLst/>
                    </a:prstGeom>
                  </pic:spPr>
                </pic:pic>
              </a:graphicData>
            </a:graphic>
          </wp:inline>
        </w:drawing>
      </w:r>
    </w:p>
    <w:p w14:paraId="24A343FA" w14:textId="1AA4C6A3" w:rsidR="00307D21" w:rsidRPr="00307D21" w:rsidRDefault="00C82B4A" w:rsidP="00307D21">
      <w:r>
        <w:t xml:space="preserve">This figure shows </w:t>
      </w:r>
      <w:r w:rsidRPr="00C82B4A">
        <w:t xml:space="preserve">the distribution of </w:t>
      </w:r>
      <w:proofErr w:type="gramStart"/>
      <w:r w:rsidRPr="00C82B4A">
        <w:t>the data</w:t>
      </w:r>
      <w:proofErr w:type="gramEnd"/>
      <w:r w:rsidRPr="00C82B4A">
        <w:t xml:space="preserve"> entries has been grouped into average, dry and wet season. The equal distribution across the three categories shows that the dataset covers all aspects of agriculture, in various seasonal environments. This uniformity helps the analysis factor in seasonality of crop production and costs, to provide understanding of how the different seasons influence agricultural output and costs in the region.</w:t>
      </w:r>
    </w:p>
    <w:p w14:paraId="27A192FD" w14:textId="77777777" w:rsidR="001112A2" w:rsidRDefault="001112A2" w:rsidP="006839F1"/>
    <w:p w14:paraId="4B0856E1" w14:textId="69A986B4" w:rsidR="006839F1" w:rsidRDefault="006839F1" w:rsidP="006839F1">
      <w:r>
        <w:t>INCLUDE SCATTERPLOT COMPARISONS OF:</w:t>
      </w:r>
    </w:p>
    <w:p w14:paraId="302E30A5" w14:textId="4F559510" w:rsidR="006839F1" w:rsidRDefault="006839F1" w:rsidP="006839F1">
      <w:pPr>
        <w:pStyle w:val="ListParagraph"/>
        <w:numPr>
          <w:ilvl w:val="0"/>
          <w:numId w:val="38"/>
        </w:numPr>
      </w:pPr>
      <w:r w:rsidRPr="006839F1">
        <w:t>CASH COSTS vs Yield per hectare (kg)</w:t>
      </w:r>
    </w:p>
    <w:p w14:paraId="205D1E94" w14:textId="545779B7" w:rsidR="006839F1" w:rsidRDefault="006839F1" w:rsidP="006839F1">
      <w:pPr>
        <w:pStyle w:val="ListParagraph"/>
        <w:numPr>
          <w:ilvl w:val="0"/>
          <w:numId w:val="38"/>
        </w:numPr>
      </w:pPr>
      <w:r w:rsidRPr="006839F1">
        <w:t>Farmgate price vs Yield per hectare (kg)</w:t>
      </w:r>
    </w:p>
    <w:p w14:paraId="65F4A68C" w14:textId="76BFAFFA" w:rsidR="006839F1" w:rsidRDefault="006839F1" w:rsidP="006839F1">
      <w:pPr>
        <w:pStyle w:val="Caption"/>
        <w:rPr>
          <w:b w:val="0"/>
          <w:bCs w:val="0"/>
          <w:i/>
        </w:rPr>
      </w:pPr>
      <w:r>
        <w:t>Figure 7</w:t>
      </w:r>
      <w:r>
        <w:br/>
      </w:r>
      <w:r w:rsidRPr="00830AE5">
        <w:rPr>
          <w:b w:val="0"/>
          <w:bCs w:val="0"/>
          <w:i/>
        </w:rPr>
        <w:t xml:space="preserve">Total Number of </w:t>
      </w:r>
      <w:r>
        <w:rPr>
          <w:b w:val="0"/>
          <w:bCs w:val="0"/>
          <w:i/>
        </w:rPr>
        <w:t>CASH COSTS Compared to total amount of Yield per hectare (kg)</w:t>
      </w:r>
    </w:p>
    <w:p w14:paraId="10232EA1" w14:textId="36FA40AB" w:rsidR="006839F1" w:rsidRPr="006839F1" w:rsidRDefault="006839F1" w:rsidP="006839F1">
      <w:r w:rsidRPr="006839F1">
        <w:rPr>
          <w:noProof/>
        </w:rPr>
        <w:lastRenderedPageBreak/>
        <w:drawing>
          <wp:inline distT="0" distB="0" distL="0" distR="0" wp14:anchorId="398FA581" wp14:editId="75A12719">
            <wp:extent cx="5274310" cy="3646170"/>
            <wp:effectExtent l="0" t="0" r="2540" b="0"/>
            <wp:docPr id="192629971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99710" name="Picture 1" descr="A diagram of a graph&#10;&#10;Description automatically generated"/>
                    <pic:cNvPicPr/>
                  </pic:nvPicPr>
                  <pic:blipFill>
                    <a:blip r:embed="rId28"/>
                    <a:stretch>
                      <a:fillRect/>
                    </a:stretch>
                  </pic:blipFill>
                  <pic:spPr>
                    <a:xfrm>
                      <a:off x="0" y="0"/>
                      <a:ext cx="5274310" cy="3646170"/>
                    </a:xfrm>
                    <a:prstGeom prst="rect">
                      <a:avLst/>
                    </a:prstGeom>
                  </pic:spPr>
                </pic:pic>
              </a:graphicData>
            </a:graphic>
          </wp:inline>
        </w:drawing>
      </w:r>
    </w:p>
    <w:p w14:paraId="2FC7483E" w14:textId="0B7DD40B" w:rsidR="006C17AC" w:rsidRPr="006C17AC" w:rsidRDefault="006C17AC" w:rsidP="006839F1">
      <w:pPr>
        <w:pStyle w:val="Caption"/>
        <w:rPr>
          <w:b w:val="0"/>
          <w:bCs w:val="0"/>
        </w:rPr>
      </w:pPr>
      <w:r>
        <w:tab/>
      </w:r>
      <w:r w:rsidRPr="006C17AC">
        <w:rPr>
          <w:b w:val="0"/>
          <w:bCs w:val="0"/>
        </w:rPr>
        <w:t xml:space="preserve">This figure shows the regression of cash costs on the yield per hectare in kg. Every dot on the graph reflects the cash cost that corresponds to a definite yield value. The distribution also appears to have a general trend that higher cash costs are usually followed by higher yields which implies that more investment could lead to better yields of crops. With increases in the cash costs, there is an increase in the dispersion of points which </w:t>
      </w:r>
      <w:proofErr w:type="gramStart"/>
      <w:r w:rsidRPr="006C17AC">
        <w:rPr>
          <w:b w:val="0"/>
          <w:bCs w:val="0"/>
        </w:rPr>
        <w:t>shows</w:t>
      </w:r>
      <w:proofErr w:type="gramEnd"/>
      <w:r w:rsidRPr="006C17AC">
        <w:rPr>
          <w:b w:val="0"/>
          <w:bCs w:val="0"/>
        </w:rPr>
        <w:t xml:space="preserve"> that costs vary in terms of yield gains.</w:t>
      </w:r>
    </w:p>
    <w:p w14:paraId="2DD59511" w14:textId="49251C9B" w:rsidR="006839F1" w:rsidRDefault="006839F1" w:rsidP="006839F1">
      <w:pPr>
        <w:pStyle w:val="Caption"/>
        <w:rPr>
          <w:b w:val="0"/>
          <w:bCs w:val="0"/>
          <w:i/>
        </w:rPr>
      </w:pPr>
      <w:r>
        <w:t xml:space="preserve">Figure </w:t>
      </w:r>
      <w:r w:rsidR="00AD754C">
        <w:t>8</w:t>
      </w:r>
      <w:r>
        <w:br/>
      </w:r>
      <w:r w:rsidRPr="00830AE5">
        <w:rPr>
          <w:b w:val="0"/>
          <w:bCs w:val="0"/>
          <w:i/>
        </w:rPr>
        <w:t xml:space="preserve">Total Number of </w:t>
      </w:r>
      <w:r>
        <w:rPr>
          <w:b w:val="0"/>
          <w:bCs w:val="0"/>
          <w:i/>
        </w:rPr>
        <w:t>Farmgate price Compared to total amount of Yield per hectare (kg)</w:t>
      </w:r>
    </w:p>
    <w:p w14:paraId="5BCB3967" w14:textId="20E0AEC5" w:rsidR="006839F1" w:rsidRPr="006839F1" w:rsidRDefault="006839F1" w:rsidP="006839F1">
      <w:r w:rsidRPr="006839F1">
        <w:rPr>
          <w:noProof/>
        </w:rPr>
        <w:lastRenderedPageBreak/>
        <w:drawing>
          <wp:inline distT="0" distB="0" distL="0" distR="0" wp14:anchorId="669D928F" wp14:editId="28C55295">
            <wp:extent cx="5274310" cy="3646170"/>
            <wp:effectExtent l="0" t="0" r="2540" b="0"/>
            <wp:docPr id="12048426" name="Picture 1" descr="A diagram of a f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426" name="Picture 1" descr="A diagram of a farm&#10;&#10;Description automatically generated"/>
                    <pic:cNvPicPr/>
                  </pic:nvPicPr>
                  <pic:blipFill>
                    <a:blip r:embed="rId29"/>
                    <a:stretch>
                      <a:fillRect/>
                    </a:stretch>
                  </pic:blipFill>
                  <pic:spPr>
                    <a:xfrm>
                      <a:off x="0" y="0"/>
                      <a:ext cx="5274310" cy="3646170"/>
                    </a:xfrm>
                    <a:prstGeom prst="rect">
                      <a:avLst/>
                    </a:prstGeom>
                  </pic:spPr>
                </pic:pic>
              </a:graphicData>
            </a:graphic>
          </wp:inline>
        </w:drawing>
      </w:r>
    </w:p>
    <w:p w14:paraId="10126C68" w14:textId="2E8ECF93" w:rsidR="006839F1" w:rsidRPr="006839F1" w:rsidRDefault="006C17AC" w:rsidP="006839F1">
      <w:pPr>
        <w:ind w:firstLine="0"/>
      </w:pPr>
      <w:r>
        <w:tab/>
        <w:t xml:space="preserve">This figure shows </w:t>
      </w:r>
      <w:r w:rsidRPr="006C17AC">
        <w:t>the farmgate prices for cocoa in relation to yield per hectare ($/kg). On the scatter plot, it can be observed that yield per hectare is positively related to the farmgate prices with a certain amount of dispersion. This relationship illustrates how the cost of produce as determined in the market affects either the productivity of agriculture or the feasibility of raising production.</w:t>
      </w:r>
    </w:p>
    <w:p w14:paraId="053EB66D" w14:textId="59521268" w:rsidR="00AD754C" w:rsidRPr="00AD754C" w:rsidRDefault="00AD754C" w:rsidP="00AD754C">
      <w:pPr>
        <w:pStyle w:val="Caption"/>
        <w:rPr>
          <w:i/>
          <w:lang w:val="en-PH"/>
        </w:rPr>
      </w:pPr>
      <w:r>
        <w:t>Figure 9</w:t>
      </w:r>
      <w:r>
        <w:br/>
      </w:r>
      <w:r>
        <w:rPr>
          <w:b w:val="0"/>
          <w:bCs w:val="0"/>
          <w:i/>
          <w:lang w:val="en-PH"/>
        </w:rPr>
        <w:t>B</w:t>
      </w:r>
      <w:r w:rsidRPr="00AD754C">
        <w:rPr>
          <w:b w:val="0"/>
          <w:bCs w:val="0"/>
          <w:i/>
          <w:lang w:val="en-PH"/>
        </w:rPr>
        <w:t>oxplots for key numerical features to</w:t>
      </w:r>
      <w:r w:rsidRPr="00AD754C">
        <w:rPr>
          <w:rFonts w:ascii="Consolas" w:hAnsi="Consolas"/>
          <w:b w:val="0"/>
          <w:bCs w:val="0"/>
          <w:color w:val="6A9955"/>
          <w:sz w:val="21"/>
          <w:szCs w:val="21"/>
          <w:lang w:val="en-PH" w:eastAsia="en-PH"/>
        </w:rPr>
        <w:t xml:space="preserve"> </w:t>
      </w:r>
      <w:r w:rsidRPr="00AD754C">
        <w:rPr>
          <w:b w:val="0"/>
          <w:bCs w:val="0"/>
          <w:i/>
          <w:lang w:val="en-PH"/>
        </w:rPr>
        <w:t>detect outliers</w:t>
      </w:r>
    </w:p>
    <w:p w14:paraId="4B5BA970" w14:textId="16B6E61A" w:rsidR="00AD754C" w:rsidRDefault="00AD754C" w:rsidP="00AD754C">
      <w:pPr>
        <w:pStyle w:val="Caption"/>
        <w:rPr>
          <w:b w:val="0"/>
          <w:bCs w:val="0"/>
          <w:i/>
        </w:rPr>
      </w:pPr>
      <w:r w:rsidRPr="00AD754C">
        <w:rPr>
          <w:b w:val="0"/>
          <w:bCs w:val="0"/>
          <w:i/>
          <w:noProof/>
        </w:rPr>
        <w:lastRenderedPageBreak/>
        <w:drawing>
          <wp:inline distT="0" distB="0" distL="0" distR="0" wp14:anchorId="01A62919" wp14:editId="4897BF7D">
            <wp:extent cx="5274310" cy="4298315"/>
            <wp:effectExtent l="0" t="0" r="2540" b="6985"/>
            <wp:docPr id="170358819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88196" name="Picture 1" descr="A diagram of a graph&#10;&#10;Description automatically generated with medium confidence"/>
                    <pic:cNvPicPr/>
                  </pic:nvPicPr>
                  <pic:blipFill>
                    <a:blip r:embed="rId30"/>
                    <a:stretch>
                      <a:fillRect/>
                    </a:stretch>
                  </pic:blipFill>
                  <pic:spPr>
                    <a:xfrm>
                      <a:off x="0" y="0"/>
                      <a:ext cx="5274310" cy="4298315"/>
                    </a:xfrm>
                    <a:prstGeom prst="rect">
                      <a:avLst/>
                    </a:prstGeom>
                  </pic:spPr>
                </pic:pic>
              </a:graphicData>
            </a:graphic>
          </wp:inline>
        </w:drawing>
      </w:r>
    </w:p>
    <w:p w14:paraId="2D4950DD" w14:textId="4D7D0643" w:rsidR="002E5337" w:rsidRPr="006C17AC" w:rsidRDefault="006C17AC" w:rsidP="006C17AC">
      <w:pPr>
        <w:rPr>
          <w:lang w:val="en-PH"/>
        </w:rPr>
      </w:pPr>
      <w:r w:rsidRPr="006C17AC">
        <w:rPr>
          <w:lang w:val="en-PH"/>
        </w:rPr>
        <w:t>This figure contains boxplots which are used to identify outliers in the yield per hectare across various costs and returns such as cash cost, non- cash cost, returns above cash cost and net returns. The plots also show the median, IQR and possible outliers of the respective categories. A very large spread in the “Yield per hectare” proves that there are large variations in the yields, which depend on such factors as farming methods, use of inputs, and location.</w:t>
      </w:r>
    </w:p>
    <w:p w14:paraId="70AFECD9" w14:textId="709D843C" w:rsidR="002E5337" w:rsidRPr="00297CA4" w:rsidRDefault="00297CA4" w:rsidP="002E5337">
      <w:pPr>
        <w:pStyle w:val="Caption"/>
        <w:rPr>
          <w:i/>
          <w:lang w:val="en-PH"/>
        </w:rPr>
      </w:pPr>
      <w:r>
        <w:t>Table 4</w:t>
      </w:r>
      <w:r w:rsidR="002E5337">
        <w:br/>
      </w:r>
      <w:r w:rsidRPr="00297CA4">
        <w:rPr>
          <w:b w:val="0"/>
          <w:bCs w:val="0"/>
          <w:i/>
          <w:lang w:val="en-PH"/>
        </w:rPr>
        <w:t xml:space="preserve">Summary </w:t>
      </w:r>
      <w:r>
        <w:rPr>
          <w:b w:val="0"/>
          <w:bCs w:val="0"/>
          <w:i/>
          <w:lang w:val="en-PH"/>
        </w:rPr>
        <w:t>S</w:t>
      </w:r>
      <w:r w:rsidRPr="00297CA4">
        <w:rPr>
          <w:b w:val="0"/>
          <w:bCs w:val="0"/>
          <w:i/>
          <w:lang w:val="en-PH"/>
        </w:rPr>
        <w:t xml:space="preserve">tatistics for the </w:t>
      </w:r>
      <w:r>
        <w:rPr>
          <w:b w:val="0"/>
          <w:bCs w:val="0"/>
          <w:i/>
          <w:lang w:val="en-PH"/>
        </w:rPr>
        <w:t>N</w:t>
      </w:r>
      <w:r w:rsidRPr="00297CA4">
        <w:rPr>
          <w:b w:val="0"/>
          <w:bCs w:val="0"/>
          <w:i/>
          <w:lang w:val="en-PH"/>
        </w:rPr>
        <w:t xml:space="preserve">umerical </w:t>
      </w:r>
      <w:r>
        <w:rPr>
          <w:b w:val="0"/>
          <w:bCs w:val="0"/>
          <w:i/>
          <w:lang w:val="en-PH"/>
        </w:rPr>
        <w:t>F</w:t>
      </w:r>
      <w:r w:rsidRPr="00297CA4">
        <w:rPr>
          <w:b w:val="0"/>
          <w:bCs w:val="0"/>
          <w:i/>
          <w:lang w:val="en-PH"/>
        </w:rPr>
        <w:t>eatures</w:t>
      </w:r>
    </w:p>
    <w:tbl>
      <w:tblPr>
        <w:tblW w:w="6947" w:type="dxa"/>
        <w:jc w:val="center"/>
        <w:tblLayout w:type="fixed"/>
        <w:tblLook w:val="04A0" w:firstRow="1" w:lastRow="0" w:firstColumn="1" w:lastColumn="0" w:noHBand="0" w:noVBand="1"/>
      </w:tblPr>
      <w:tblGrid>
        <w:gridCol w:w="704"/>
        <w:gridCol w:w="573"/>
        <w:gridCol w:w="850"/>
        <w:gridCol w:w="709"/>
        <w:gridCol w:w="992"/>
        <w:gridCol w:w="993"/>
        <w:gridCol w:w="992"/>
        <w:gridCol w:w="1134"/>
      </w:tblGrid>
      <w:tr w:rsidR="00297CA4" w:rsidRPr="00297CA4" w14:paraId="0A1DB770" w14:textId="77777777" w:rsidTr="00F074B9">
        <w:trPr>
          <w:trHeight w:val="1177"/>
          <w:jc w:val="center"/>
        </w:trPr>
        <w:tc>
          <w:tcPr>
            <w:tcW w:w="7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6C17EA"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 </w:t>
            </w:r>
          </w:p>
        </w:tc>
        <w:tc>
          <w:tcPr>
            <w:tcW w:w="573" w:type="dxa"/>
            <w:tcBorders>
              <w:top w:val="single" w:sz="4" w:space="0" w:color="000000"/>
              <w:left w:val="nil"/>
              <w:bottom w:val="single" w:sz="4" w:space="0" w:color="000000"/>
              <w:right w:val="single" w:sz="4" w:space="0" w:color="000000"/>
            </w:tcBorders>
            <w:shd w:val="clear" w:color="auto" w:fill="auto"/>
            <w:vAlign w:val="center"/>
            <w:hideMark/>
          </w:tcPr>
          <w:p w14:paraId="5BDE60AB"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Year</w:t>
            </w:r>
          </w:p>
        </w:tc>
        <w:tc>
          <w:tcPr>
            <w:tcW w:w="850" w:type="dxa"/>
            <w:tcBorders>
              <w:top w:val="single" w:sz="4" w:space="0" w:color="000000"/>
              <w:left w:val="nil"/>
              <w:bottom w:val="single" w:sz="4" w:space="0" w:color="000000"/>
              <w:right w:val="single" w:sz="4" w:space="0" w:color="000000"/>
            </w:tcBorders>
            <w:shd w:val="clear" w:color="auto" w:fill="auto"/>
            <w:vAlign w:val="center"/>
            <w:hideMark/>
          </w:tcPr>
          <w:p w14:paraId="7D2F7934"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CASH COSTS</w:t>
            </w:r>
          </w:p>
        </w:tc>
        <w:tc>
          <w:tcPr>
            <w:tcW w:w="709" w:type="dxa"/>
            <w:tcBorders>
              <w:top w:val="single" w:sz="4" w:space="0" w:color="000000"/>
              <w:left w:val="nil"/>
              <w:bottom w:val="single" w:sz="4" w:space="0" w:color="000000"/>
              <w:right w:val="single" w:sz="4" w:space="0" w:color="000000"/>
            </w:tcBorders>
            <w:shd w:val="clear" w:color="auto" w:fill="auto"/>
            <w:vAlign w:val="center"/>
            <w:hideMark/>
          </w:tcPr>
          <w:p w14:paraId="2149AE1D"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NON-CASH COSTS</w:t>
            </w:r>
          </w:p>
        </w:tc>
        <w:tc>
          <w:tcPr>
            <w:tcW w:w="992" w:type="dxa"/>
            <w:tcBorders>
              <w:top w:val="single" w:sz="4" w:space="0" w:color="000000"/>
              <w:left w:val="nil"/>
              <w:bottom w:val="single" w:sz="4" w:space="0" w:color="000000"/>
              <w:right w:val="single" w:sz="4" w:space="0" w:color="000000"/>
            </w:tcBorders>
            <w:shd w:val="clear" w:color="auto" w:fill="auto"/>
            <w:vAlign w:val="center"/>
            <w:hideMark/>
          </w:tcPr>
          <w:p w14:paraId="22A94981"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IMPUTED COSTS</w:t>
            </w:r>
          </w:p>
        </w:tc>
        <w:tc>
          <w:tcPr>
            <w:tcW w:w="993" w:type="dxa"/>
            <w:tcBorders>
              <w:top w:val="single" w:sz="4" w:space="0" w:color="000000"/>
              <w:left w:val="nil"/>
              <w:bottom w:val="single" w:sz="4" w:space="0" w:color="000000"/>
              <w:right w:val="single" w:sz="4" w:space="0" w:color="000000"/>
            </w:tcBorders>
            <w:shd w:val="clear" w:color="auto" w:fill="auto"/>
            <w:vAlign w:val="center"/>
            <w:hideMark/>
          </w:tcPr>
          <w:p w14:paraId="5375B1D4"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TOTAL COSTS</w:t>
            </w:r>
          </w:p>
        </w:tc>
        <w:tc>
          <w:tcPr>
            <w:tcW w:w="992" w:type="dxa"/>
            <w:tcBorders>
              <w:top w:val="single" w:sz="4" w:space="0" w:color="000000"/>
              <w:left w:val="nil"/>
              <w:bottom w:val="single" w:sz="4" w:space="0" w:color="000000"/>
              <w:right w:val="single" w:sz="4" w:space="0" w:color="000000"/>
            </w:tcBorders>
            <w:shd w:val="clear" w:color="auto" w:fill="auto"/>
            <w:vAlign w:val="center"/>
            <w:hideMark/>
          </w:tcPr>
          <w:p w14:paraId="6533F54B"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GROSS RETURNS</w:t>
            </w:r>
          </w:p>
        </w:tc>
        <w:tc>
          <w:tcPr>
            <w:tcW w:w="1134" w:type="dxa"/>
            <w:tcBorders>
              <w:top w:val="single" w:sz="4" w:space="0" w:color="000000"/>
              <w:left w:val="nil"/>
              <w:bottom w:val="single" w:sz="4" w:space="0" w:color="000000"/>
              <w:right w:val="single" w:sz="4" w:space="0" w:color="000000"/>
            </w:tcBorders>
            <w:shd w:val="clear" w:color="auto" w:fill="auto"/>
            <w:vAlign w:val="center"/>
            <w:hideMark/>
          </w:tcPr>
          <w:p w14:paraId="155631F0"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RETURNS ABOVE CASH COSTS</w:t>
            </w:r>
          </w:p>
        </w:tc>
      </w:tr>
      <w:tr w:rsidR="00297CA4" w:rsidRPr="00297CA4" w14:paraId="5950EF2F" w14:textId="77777777" w:rsidTr="00F074B9">
        <w:trPr>
          <w:trHeight w:val="296"/>
          <w:jc w:val="center"/>
        </w:trPr>
        <w:tc>
          <w:tcPr>
            <w:tcW w:w="704" w:type="dxa"/>
            <w:tcBorders>
              <w:top w:val="nil"/>
              <w:left w:val="single" w:sz="4" w:space="0" w:color="000000"/>
              <w:bottom w:val="single" w:sz="4" w:space="0" w:color="000000"/>
              <w:right w:val="single" w:sz="4" w:space="0" w:color="000000"/>
            </w:tcBorders>
            <w:shd w:val="clear" w:color="auto" w:fill="auto"/>
            <w:vAlign w:val="center"/>
            <w:hideMark/>
          </w:tcPr>
          <w:p w14:paraId="311300F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count</w:t>
            </w:r>
          </w:p>
        </w:tc>
        <w:tc>
          <w:tcPr>
            <w:tcW w:w="573" w:type="dxa"/>
            <w:tcBorders>
              <w:top w:val="nil"/>
              <w:left w:val="nil"/>
              <w:bottom w:val="single" w:sz="4" w:space="0" w:color="000000"/>
              <w:right w:val="single" w:sz="4" w:space="0" w:color="000000"/>
            </w:tcBorders>
            <w:shd w:val="clear" w:color="auto" w:fill="auto"/>
            <w:vAlign w:val="center"/>
            <w:hideMark/>
          </w:tcPr>
          <w:p w14:paraId="411966FD"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c>
          <w:tcPr>
            <w:tcW w:w="850" w:type="dxa"/>
            <w:tcBorders>
              <w:top w:val="nil"/>
              <w:left w:val="nil"/>
              <w:bottom w:val="single" w:sz="4" w:space="0" w:color="000000"/>
              <w:right w:val="single" w:sz="4" w:space="0" w:color="000000"/>
            </w:tcBorders>
            <w:shd w:val="clear" w:color="auto" w:fill="auto"/>
            <w:vAlign w:val="center"/>
            <w:hideMark/>
          </w:tcPr>
          <w:p w14:paraId="0690CE88"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c>
          <w:tcPr>
            <w:tcW w:w="709" w:type="dxa"/>
            <w:tcBorders>
              <w:top w:val="nil"/>
              <w:left w:val="nil"/>
              <w:bottom w:val="single" w:sz="4" w:space="0" w:color="000000"/>
              <w:right w:val="single" w:sz="4" w:space="0" w:color="000000"/>
            </w:tcBorders>
            <w:shd w:val="clear" w:color="auto" w:fill="auto"/>
            <w:vAlign w:val="center"/>
            <w:hideMark/>
          </w:tcPr>
          <w:p w14:paraId="7C4FE9F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c>
          <w:tcPr>
            <w:tcW w:w="992" w:type="dxa"/>
            <w:tcBorders>
              <w:top w:val="nil"/>
              <w:left w:val="nil"/>
              <w:bottom w:val="single" w:sz="4" w:space="0" w:color="000000"/>
              <w:right w:val="single" w:sz="4" w:space="0" w:color="000000"/>
            </w:tcBorders>
            <w:shd w:val="clear" w:color="auto" w:fill="auto"/>
            <w:vAlign w:val="center"/>
            <w:hideMark/>
          </w:tcPr>
          <w:p w14:paraId="20D03354"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c>
          <w:tcPr>
            <w:tcW w:w="993" w:type="dxa"/>
            <w:tcBorders>
              <w:top w:val="nil"/>
              <w:left w:val="nil"/>
              <w:bottom w:val="single" w:sz="4" w:space="0" w:color="000000"/>
              <w:right w:val="single" w:sz="4" w:space="0" w:color="000000"/>
            </w:tcBorders>
            <w:shd w:val="clear" w:color="auto" w:fill="auto"/>
            <w:vAlign w:val="center"/>
            <w:hideMark/>
          </w:tcPr>
          <w:p w14:paraId="6E4DDBC7"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c>
          <w:tcPr>
            <w:tcW w:w="992" w:type="dxa"/>
            <w:tcBorders>
              <w:top w:val="nil"/>
              <w:left w:val="nil"/>
              <w:bottom w:val="single" w:sz="4" w:space="0" w:color="000000"/>
              <w:right w:val="single" w:sz="4" w:space="0" w:color="000000"/>
            </w:tcBorders>
            <w:shd w:val="clear" w:color="auto" w:fill="auto"/>
            <w:vAlign w:val="center"/>
            <w:hideMark/>
          </w:tcPr>
          <w:p w14:paraId="3BF55F53"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c>
          <w:tcPr>
            <w:tcW w:w="1134" w:type="dxa"/>
            <w:tcBorders>
              <w:top w:val="nil"/>
              <w:left w:val="nil"/>
              <w:bottom w:val="single" w:sz="4" w:space="0" w:color="000000"/>
              <w:right w:val="single" w:sz="4" w:space="0" w:color="000000"/>
            </w:tcBorders>
            <w:shd w:val="clear" w:color="auto" w:fill="auto"/>
            <w:vAlign w:val="center"/>
            <w:hideMark/>
          </w:tcPr>
          <w:p w14:paraId="4F56BAB5"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r>
      <w:tr w:rsidR="00297CA4" w:rsidRPr="00297CA4" w14:paraId="68B1E975" w14:textId="77777777" w:rsidTr="00F074B9">
        <w:trPr>
          <w:trHeight w:val="296"/>
          <w:jc w:val="center"/>
        </w:trPr>
        <w:tc>
          <w:tcPr>
            <w:tcW w:w="704" w:type="dxa"/>
            <w:tcBorders>
              <w:top w:val="nil"/>
              <w:left w:val="single" w:sz="4" w:space="0" w:color="000000"/>
              <w:bottom w:val="single" w:sz="4" w:space="0" w:color="000000"/>
              <w:right w:val="single" w:sz="4" w:space="0" w:color="000000"/>
            </w:tcBorders>
            <w:shd w:val="clear" w:color="auto" w:fill="auto"/>
            <w:vAlign w:val="center"/>
            <w:hideMark/>
          </w:tcPr>
          <w:p w14:paraId="10F4B72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mean</w:t>
            </w:r>
          </w:p>
        </w:tc>
        <w:tc>
          <w:tcPr>
            <w:tcW w:w="573" w:type="dxa"/>
            <w:tcBorders>
              <w:top w:val="nil"/>
              <w:left w:val="nil"/>
              <w:bottom w:val="single" w:sz="4" w:space="0" w:color="000000"/>
              <w:right w:val="single" w:sz="4" w:space="0" w:color="000000"/>
            </w:tcBorders>
            <w:shd w:val="clear" w:color="auto" w:fill="auto"/>
            <w:vAlign w:val="center"/>
            <w:hideMark/>
          </w:tcPr>
          <w:p w14:paraId="17239EFA"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2011.5</w:t>
            </w:r>
          </w:p>
        </w:tc>
        <w:tc>
          <w:tcPr>
            <w:tcW w:w="850" w:type="dxa"/>
            <w:tcBorders>
              <w:top w:val="nil"/>
              <w:left w:val="nil"/>
              <w:bottom w:val="single" w:sz="4" w:space="0" w:color="000000"/>
              <w:right w:val="single" w:sz="4" w:space="0" w:color="000000"/>
            </w:tcBorders>
            <w:shd w:val="clear" w:color="auto" w:fill="auto"/>
            <w:vAlign w:val="center"/>
            <w:hideMark/>
          </w:tcPr>
          <w:p w14:paraId="4C9692B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14628.7083</w:t>
            </w:r>
          </w:p>
        </w:tc>
        <w:tc>
          <w:tcPr>
            <w:tcW w:w="709" w:type="dxa"/>
            <w:tcBorders>
              <w:top w:val="nil"/>
              <w:left w:val="nil"/>
              <w:bottom w:val="single" w:sz="4" w:space="0" w:color="000000"/>
              <w:right w:val="single" w:sz="4" w:space="0" w:color="000000"/>
            </w:tcBorders>
            <w:shd w:val="clear" w:color="auto" w:fill="auto"/>
            <w:vAlign w:val="center"/>
            <w:hideMark/>
          </w:tcPr>
          <w:p w14:paraId="47868125"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8550.3</w:t>
            </w:r>
          </w:p>
        </w:tc>
        <w:tc>
          <w:tcPr>
            <w:tcW w:w="992" w:type="dxa"/>
            <w:tcBorders>
              <w:top w:val="nil"/>
              <w:left w:val="nil"/>
              <w:bottom w:val="single" w:sz="4" w:space="0" w:color="000000"/>
              <w:right w:val="single" w:sz="4" w:space="0" w:color="000000"/>
            </w:tcBorders>
            <w:shd w:val="clear" w:color="auto" w:fill="auto"/>
            <w:vAlign w:val="center"/>
            <w:hideMark/>
          </w:tcPr>
          <w:p w14:paraId="0E15310D"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7826.28333</w:t>
            </w:r>
          </w:p>
        </w:tc>
        <w:tc>
          <w:tcPr>
            <w:tcW w:w="993" w:type="dxa"/>
            <w:tcBorders>
              <w:top w:val="nil"/>
              <w:left w:val="nil"/>
              <w:bottom w:val="single" w:sz="4" w:space="0" w:color="000000"/>
              <w:right w:val="single" w:sz="4" w:space="0" w:color="000000"/>
            </w:tcBorders>
            <w:shd w:val="clear" w:color="auto" w:fill="auto"/>
            <w:vAlign w:val="center"/>
            <w:hideMark/>
          </w:tcPr>
          <w:p w14:paraId="5E077392"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30321.1417</w:t>
            </w:r>
          </w:p>
        </w:tc>
        <w:tc>
          <w:tcPr>
            <w:tcW w:w="992" w:type="dxa"/>
            <w:tcBorders>
              <w:top w:val="nil"/>
              <w:left w:val="nil"/>
              <w:bottom w:val="single" w:sz="4" w:space="0" w:color="000000"/>
              <w:right w:val="single" w:sz="4" w:space="0" w:color="000000"/>
            </w:tcBorders>
            <w:shd w:val="clear" w:color="auto" w:fill="auto"/>
            <w:vAlign w:val="center"/>
            <w:hideMark/>
          </w:tcPr>
          <w:p w14:paraId="5EE99C8D"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44443.35</w:t>
            </w:r>
          </w:p>
        </w:tc>
        <w:tc>
          <w:tcPr>
            <w:tcW w:w="1134" w:type="dxa"/>
            <w:tcBorders>
              <w:top w:val="nil"/>
              <w:left w:val="nil"/>
              <w:bottom w:val="single" w:sz="4" w:space="0" w:color="000000"/>
              <w:right w:val="single" w:sz="4" w:space="0" w:color="000000"/>
            </w:tcBorders>
            <w:shd w:val="clear" w:color="auto" w:fill="auto"/>
            <w:vAlign w:val="center"/>
            <w:hideMark/>
          </w:tcPr>
          <w:p w14:paraId="4327B85F"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29961.3</w:t>
            </w:r>
          </w:p>
        </w:tc>
      </w:tr>
      <w:tr w:rsidR="00297CA4" w:rsidRPr="00297CA4" w14:paraId="68C5D950" w14:textId="77777777" w:rsidTr="00F074B9">
        <w:trPr>
          <w:trHeight w:val="296"/>
          <w:jc w:val="center"/>
        </w:trPr>
        <w:tc>
          <w:tcPr>
            <w:tcW w:w="704" w:type="dxa"/>
            <w:tcBorders>
              <w:top w:val="nil"/>
              <w:left w:val="single" w:sz="4" w:space="0" w:color="000000"/>
              <w:bottom w:val="single" w:sz="4" w:space="0" w:color="000000"/>
              <w:right w:val="single" w:sz="4" w:space="0" w:color="000000"/>
            </w:tcBorders>
            <w:shd w:val="clear" w:color="auto" w:fill="auto"/>
            <w:vAlign w:val="center"/>
            <w:hideMark/>
          </w:tcPr>
          <w:p w14:paraId="0C561090"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lastRenderedPageBreak/>
              <w:t>std</w:t>
            </w:r>
          </w:p>
        </w:tc>
        <w:tc>
          <w:tcPr>
            <w:tcW w:w="573" w:type="dxa"/>
            <w:tcBorders>
              <w:top w:val="nil"/>
              <w:left w:val="nil"/>
              <w:bottom w:val="single" w:sz="4" w:space="0" w:color="000000"/>
              <w:right w:val="single" w:sz="4" w:space="0" w:color="000000"/>
            </w:tcBorders>
            <w:shd w:val="clear" w:color="auto" w:fill="auto"/>
            <w:vAlign w:val="center"/>
            <w:hideMark/>
          </w:tcPr>
          <w:p w14:paraId="5CC61CB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5.790459</w:t>
            </w:r>
          </w:p>
        </w:tc>
        <w:tc>
          <w:tcPr>
            <w:tcW w:w="850" w:type="dxa"/>
            <w:tcBorders>
              <w:top w:val="nil"/>
              <w:left w:val="nil"/>
              <w:bottom w:val="single" w:sz="4" w:space="0" w:color="000000"/>
              <w:right w:val="single" w:sz="4" w:space="0" w:color="000000"/>
            </w:tcBorders>
            <w:shd w:val="clear" w:color="auto" w:fill="auto"/>
            <w:vAlign w:val="center"/>
            <w:hideMark/>
          </w:tcPr>
          <w:p w14:paraId="37492985"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4748.69217</w:t>
            </w:r>
          </w:p>
        </w:tc>
        <w:tc>
          <w:tcPr>
            <w:tcW w:w="709" w:type="dxa"/>
            <w:tcBorders>
              <w:top w:val="nil"/>
              <w:left w:val="nil"/>
              <w:bottom w:val="single" w:sz="4" w:space="0" w:color="000000"/>
              <w:right w:val="single" w:sz="4" w:space="0" w:color="000000"/>
            </w:tcBorders>
            <w:shd w:val="clear" w:color="auto" w:fill="auto"/>
            <w:vAlign w:val="center"/>
            <w:hideMark/>
          </w:tcPr>
          <w:p w14:paraId="0CCAA943"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4730.00361</w:t>
            </w:r>
          </w:p>
        </w:tc>
        <w:tc>
          <w:tcPr>
            <w:tcW w:w="992" w:type="dxa"/>
            <w:tcBorders>
              <w:top w:val="nil"/>
              <w:left w:val="nil"/>
              <w:bottom w:val="single" w:sz="4" w:space="0" w:color="000000"/>
              <w:right w:val="single" w:sz="4" w:space="0" w:color="000000"/>
            </w:tcBorders>
            <w:shd w:val="clear" w:color="auto" w:fill="auto"/>
            <w:vAlign w:val="center"/>
            <w:hideMark/>
          </w:tcPr>
          <w:p w14:paraId="55CC2FED"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2279.58812</w:t>
            </w:r>
          </w:p>
        </w:tc>
        <w:tc>
          <w:tcPr>
            <w:tcW w:w="993" w:type="dxa"/>
            <w:tcBorders>
              <w:top w:val="nil"/>
              <w:left w:val="nil"/>
              <w:bottom w:val="single" w:sz="4" w:space="0" w:color="000000"/>
              <w:right w:val="single" w:sz="4" w:space="0" w:color="000000"/>
            </w:tcBorders>
            <w:shd w:val="clear" w:color="auto" w:fill="auto"/>
            <w:vAlign w:val="center"/>
            <w:hideMark/>
          </w:tcPr>
          <w:p w14:paraId="155786F8"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11077.3716</w:t>
            </w:r>
          </w:p>
        </w:tc>
        <w:tc>
          <w:tcPr>
            <w:tcW w:w="992" w:type="dxa"/>
            <w:tcBorders>
              <w:top w:val="nil"/>
              <w:left w:val="nil"/>
              <w:bottom w:val="single" w:sz="4" w:space="0" w:color="000000"/>
              <w:right w:val="single" w:sz="4" w:space="0" w:color="000000"/>
            </w:tcBorders>
            <w:shd w:val="clear" w:color="auto" w:fill="auto"/>
            <w:vAlign w:val="center"/>
            <w:hideMark/>
          </w:tcPr>
          <w:p w14:paraId="59E192D6"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17888.9867</w:t>
            </w:r>
          </w:p>
        </w:tc>
        <w:tc>
          <w:tcPr>
            <w:tcW w:w="1134" w:type="dxa"/>
            <w:tcBorders>
              <w:top w:val="nil"/>
              <w:left w:val="nil"/>
              <w:bottom w:val="single" w:sz="4" w:space="0" w:color="000000"/>
              <w:right w:val="single" w:sz="4" w:space="0" w:color="000000"/>
            </w:tcBorders>
            <w:shd w:val="clear" w:color="auto" w:fill="auto"/>
            <w:vAlign w:val="center"/>
            <w:hideMark/>
          </w:tcPr>
          <w:p w14:paraId="3DCB052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13425.9554</w:t>
            </w:r>
          </w:p>
        </w:tc>
      </w:tr>
      <w:tr w:rsidR="00297CA4" w:rsidRPr="00297CA4" w14:paraId="0F18FEC3" w14:textId="77777777" w:rsidTr="00F074B9">
        <w:trPr>
          <w:trHeight w:val="296"/>
          <w:jc w:val="center"/>
        </w:trPr>
        <w:tc>
          <w:tcPr>
            <w:tcW w:w="704" w:type="dxa"/>
            <w:tcBorders>
              <w:top w:val="nil"/>
              <w:left w:val="single" w:sz="4" w:space="0" w:color="000000"/>
              <w:bottom w:val="single" w:sz="4" w:space="0" w:color="000000"/>
              <w:right w:val="single" w:sz="4" w:space="0" w:color="000000"/>
            </w:tcBorders>
            <w:shd w:val="clear" w:color="auto" w:fill="auto"/>
            <w:vAlign w:val="center"/>
            <w:hideMark/>
          </w:tcPr>
          <w:p w14:paraId="092EC53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min</w:t>
            </w:r>
          </w:p>
        </w:tc>
        <w:tc>
          <w:tcPr>
            <w:tcW w:w="573" w:type="dxa"/>
            <w:tcBorders>
              <w:top w:val="nil"/>
              <w:left w:val="nil"/>
              <w:bottom w:val="single" w:sz="4" w:space="0" w:color="000000"/>
              <w:right w:val="single" w:sz="4" w:space="0" w:color="000000"/>
            </w:tcBorders>
            <w:shd w:val="clear" w:color="auto" w:fill="auto"/>
            <w:vAlign w:val="center"/>
            <w:hideMark/>
          </w:tcPr>
          <w:p w14:paraId="625122E0"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2002</w:t>
            </w:r>
          </w:p>
        </w:tc>
        <w:tc>
          <w:tcPr>
            <w:tcW w:w="850" w:type="dxa"/>
            <w:tcBorders>
              <w:top w:val="nil"/>
              <w:left w:val="nil"/>
              <w:bottom w:val="single" w:sz="4" w:space="0" w:color="000000"/>
              <w:right w:val="single" w:sz="4" w:space="0" w:color="000000"/>
            </w:tcBorders>
            <w:shd w:val="clear" w:color="auto" w:fill="auto"/>
            <w:vAlign w:val="center"/>
            <w:hideMark/>
          </w:tcPr>
          <w:p w14:paraId="5DB3DF4A"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5255</w:t>
            </w:r>
          </w:p>
        </w:tc>
        <w:tc>
          <w:tcPr>
            <w:tcW w:w="709" w:type="dxa"/>
            <w:tcBorders>
              <w:top w:val="nil"/>
              <w:left w:val="nil"/>
              <w:bottom w:val="single" w:sz="4" w:space="0" w:color="000000"/>
              <w:right w:val="single" w:sz="4" w:space="0" w:color="000000"/>
            </w:tcBorders>
            <w:shd w:val="clear" w:color="auto" w:fill="auto"/>
            <w:vAlign w:val="center"/>
            <w:hideMark/>
          </w:tcPr>
          <w:p w14:paraId="5889F3A5"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1306</w:t>
            </w:r>
          </w:p>
        </w:tc>
        <w:tc>
          <w:tcPr>
            <w:tcW w:w="992" w:type="dxa"/>
            <w:tcBorders>
              <w:top w:val="nil"/>
              <w:left w:val="nil"/>
              <w:bottom w:val="single" w:sz="4" w:space="0" w:color="000000"/>
              <w:right w:val="single" w:sz="4" w:space="0" w:color="000000"/>
            </w:tcBorders>
            <w:shd w:val="clear" w:color="auto" w:fill="auto"/>
            <w:vAlign w:val="center"/>
            <w:hideMark/>
          </w:tcPr>
          <w:p w14:paraId="3F54F202"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3516</w:t>
            </w:r>
          </w:p>
        </w:tc>
        <w:tc>
          <w:tcPr>
            <w:tcW w:w="993" w:type="dxa"/>
            <w:tcBorders>
              <w:top w:val="nil"/>
              <w:left w:val="nil"/>
              <w:bottom w:val="single" w:sz="4" w:space="0" w:color="000000"/>
              <w:right w:val="single" w:sz="4" w:space="0" w:color="000000"/>
            </w:tcBorders>
            <w:shd w:val="clear" w:color="auto" w:fill="auto"/>
            <w:vAlign w:val="center"/>
            <w:hideMark/>
          </w:tcPr>
          <w:p w14:paraId="38D5143D"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10508</w:t>
            </w:r>
          </w:p>
        </w:tc>
        <w:tc>
          <w:tcPr>
            <w:tcW w:w="992" w:type="dxa"/>
            <w:tcBorders>
              <w:top w:val="nil"/>
              <w:left w:val="nil"/>
              <w:bottom w:val="single" w:sz="4" w:space="0" w:color="000000"/>
              <w:right w:val="single" w:sz="4" w:space="0" w:color="000000"/>
            </w:tcBorders>
            <w:shd w:val="clear" w:color="auto" w:fill="auto"/>
            <w:vAlign w:val="center"/>
            <w:hideMark/>
          </w:tcPr>
          <w:p w14:paraId="61763602"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12162</w:t>
            </w:r>
          </w:p>
        </w:tc>
        <w:tc>
          <w:tcPr>
            <w:tcW w:w="1134" w:type="dxa"/>
            <w:tcBorders>
              <w:top w:val="nil"/>
              <w:left w:val="nil"/>
              <w:bottom w:val="single" w:sz="4" w:space="0" w:color="000000"/>
              <w:right w:val="single" w:sz="4" w:space="0" w:color="000000"/>
            </w:tcBorders>
            <w:shd w:val="clear" w:color="auto" w:fill="auto"/>
            <w:vAlign w:val="center"/>
            <w:hideMark/>
          </w:tcPr>
          <w:p w14:paraId="0F02E05E"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6056</w:t>
            </w:r>
          </w:p>
        </w:tc>
      </w:tr>
      <w:tr w:rsidR="00297CA4" w:rsidRPr="00297CA4" w14:paraId="540C3E68" w14:textId="77777777" w:rsidTr="00F074B9">
        <w:trPr>
          <w:trHeight w:val="296"/>
          <w:jc w:val="center"/>
        </w:trPr>
        <w:tc>
          <w:tcPr>
            <w:tcW w:w="704" w:type="dxa"/>
            <w:tcBorders>
              <w:top w:val="nil"/>
              <w:left w:val="single" w:sz="4" w:space="0" w:color="000000"/>
              <w:bottom w:val="single" w:sz="4" w:space="0" w:color="000000"/>
              <w:right w:val="single" w:sz="4" w:space="0" w:color="000000"/>
            </w:tcBorders>
            <w:shd w:val="clear" w:color="auto" w:fill="auto"/>
            <w:vAlign w:val="center"/>
            <w:hideMark/>
          </w:tcPr>
          <w:p w14:paraId="4CF24AE4"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25%</w:t>
            </w:r>
          </w:p>
        </w:tc>
        <w:tc>
          <w:tcPr>
            <w:tcW w:w="573" w:type="dxa"/>
            <w:tcBorders>
              <w:top w:val="nil"/>
              <w:left w:val="nil"/>
              <w:bottom w:val="single" w:sz="4" w:space="0" w:color="000000"/>
              <w:right w:val="single" w:sz="4" w:space="0" w:color="000000"/>
            </w:tcBorders>
            <w:shd w:val="clear" w:color="auto" w:fill="auto"/>
            <w:vAlign w:val="center"/>
            <w:hideMark/>
          </w:tcPr>
          <w:p w14:paraId="062FF4AF"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2006.75</w:t>
            </w:r>
          </w:p>
        </w:tc>
        <w:tc>
          <w:tcPr>
            <w:tcW w:w="850" w:type="dxa"/>
            <w:tcBorders>
              <w:top w:val="nil"/>
              <w:left w:val="nil"/>
              <w:bottom w:val="single" w:sz="4" w:space="0" w:color="000000"/>
              <w:right w:val="single" w:sz="4" w:space="0" w:color="000000"/>
            </w:tcBorders>
            <w:shd w:val="clear" w:color="auto" w:fill="auto"/>
            <w:vAlign w:val="center"/>
            <w:hideMark/>
          </w:tcPr>
          <w:p w14:paraId="78CA879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11854.5</w:t>
            </w:r>
          </w:p>
        </w:tc>
        <w:tc>
          <w:tcPr>
            <w:tcW w:w="709" w:type="dxa"/>
            <w:tcBorders>
              <w:top w:val="nil"/>
              <w:left w:val="nil"/>
              <w:bottom w:val="single" w:sz="4" w:space="0" w:color="000000"/>
              <w:right w:val="single" w:sz="4" w:space="0" w:color="000000"/>
            </w:tcBorders>
            <w:shd w:val="clear" w:color="auto" w:fill="auto"/>
            <w:vAlign w:val="center"/>
            <w:hideMark/>
          </w:tcPr>
          <w:p w14:paraId="0CC141B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2502.75</w:t>
            </w:r>
          </w:p>
        </w:tc>
        <w:tc>
          <w:tcPr>
            <w:tcW w:w="992" w:type="dxa"/>
            <w:tcBorders>
              <w:top w:val="nil"/>
              <w:left w:val="nil"/>
              <w:bottom w:val="single" w:sz="4" w:space="0" w:color="000000"/>
              <w:right w:val="single" w:sz="4" w:space="0" w:color="000000"/>
            </w:tcBorders>
            <w:shd w:val="clear" w:color="auto" w:fill="auto"/>
            <w:vAlign w:val="center"/>
            <w:hideMark/>
          </w:tcPr>
          <w:p w14:paraId="6D01EAD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6152.75</w:t>
            </w:r>
          </w:p>
        </w:tc>
        <w:tc>
          <w:tcPr>
            <w:tcW w:w="993" w:type="dxa"/>
            <w:tcBorders>
              <w:top w:val="nil"/>
              <w:left w:val="nil"/>
              <w:bottom w:val="single" w:sz="4" w:space="0" w:color="000000"/>
              <w:right w:val="single" w:sz="4" w:space="0" w:color="000000"/>
            </w:tcBorders>
            <w:shd w:val="clear" w:color="auto" w:fill="auto"/>
            <w:vAlign w:val="center"/>
            <w:hideMark/>
          </w:tcPr>
          <w:p w14:paraId="7D9BBF4D"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22371</w:t>
            </w:r>
          </w:p>
        </w:tc>
        <w:tc>
          <w:tcPr>
            <w:tcW w:w="992" w:type="dxa"/>
            <w:tcBorders>
              <w:top w:val="nil"/>
              <w:left w:val="nil"/>
              <w:bottom w:val="single" w:sz="4" w:space="0" w:color="000000"/>
              <w:right w:val="single" w:sz="4" w:space="0" w:color="000000"/>
            </w:tcBorders>
            <w:shd w:val="clear" w:color="auto" w:fill="auto"/>
            <w:vAlign w:val="center"/>
            <w:hideMark/>
          </w:tcPr>
          <w:p w14:paraId="5B06F4F7"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33055.25</w:t>
            </w:r>
          </w:p>
        </w:tc>
        <w:tc>
          <w:tcPr>
            <w:tcW w:w="1134" w:type="dxa"/>
            <w:tcBorders>
              <w:top w:val="nil"/>
              <w:left w:val="nil"/>
              <w:bottom w:val="single" w:sz="4" w:space="0" w:color="000000"/>
              <w:right w:val="single" w:sz="4" w:space="0" w:color="000000"/>
            </w:tcBorders>
            <w:shd w:val="clear" w:color="auto" w:fill="auto"/>
            <w:vAlign w:val="center"/>
            <w:hideMark/>
          </w:tcPr>
          <w:p w14:paraId="34F09BA5"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21107</w:t>
            </w:r>
          </w:p>
        </w:tc>
      </w:tr>
      <w:tr w:rsidR="00297CA4" w:rsidRPr="00297CA4" w14:paraId="261B2F08" w14:textId="77777777" w:rsidTr="00F074B9">
        <w:trPr>
          <w:trHeight w:val="296"/>
          <w:jc w:val="center"/>
        </w:trPr>
        <w:tc>
          <w:tcPr>
            <w:tcW w:w="704" w:type="dxa"/>
            <w:tcBorders>
              <w:top w:val="nil"/>
              <w:left w:val="single" w:sz="4" w:space="0" w:color="000000"/>
              <w:bottom w:val="single" w:sz="4" w:space="0" w:color="000000"/>
              <w:right w:val="single" w:sz="4" w:space="0" w:color="000000"/>
            </w:tcBorders>
            <w:shd w:val="clear" w:color="auto" w:fill="auto"/>
            <w:vAlign w:val="center"/>
            <w:hideMark/>
          </w:tcPr>
          <w:p w14:paraId="74C3040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50%</w:t>
            </w:r>
          </w:p>
        </w:tc>
        <w:tc>
          <w:tcPr>
            <w:tcW w:w="573" w:type="dxa"/>
            <w:tcBorders>
              <w:top w:val="nil"/>
              <w:left w:val="nil"/>
              <w:bottom w:val="single" w:sz="4" w:space="0" w:color="000000"/>
              <w:right w:val="single" w:sz="4" w:space="0" w:color="000000"/>
            </w:tcBorders>
            <w:shd w:val="clear" w:color="auto" w:fill="auto"/>
            <w:vAlign w:val="center"/>
            <w:hideMark/>
          </w:tcPr>
          <w:p w14:paraId="787D8D9A"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2011.5</w:t>
            </w:r>
          </w:p>
        </w:tc>
        <w:tc>
          <w:tcPr>
            <w:tcW w:w="850" w:type="dxa"/>
            <w:tcBorders>
              <w:top w:val="nil"/>
              <w:left w:val="nil"/>
              <w:bottom w:val="single" w:sz="4" w:space="0" w:color="000000"/>
              <w:right w:val="single" w:sz="4" w:space="0" w:color="000000"/>
            </w:tcBorders>
            <w:shd w:val="clear" w:color="auto" w:fill="auto"/>
            <w:vAlign w:val="center"/>
            <w:hideMark/>
          </w:tcPr>
          <w:p w14:paraId="03AE34E0"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14616</w:t>
            </w:r>
          </w:p>
        </w:tc>
        <w:tc>
          <w:tcPr>
            <w:tcW w:w="709" w:type="dxa"/>
            <w:tcBorders>
              <w:top w:val="nil"/>
              <w:left w:val="nil"/>
              <w:bottom w:val="single" w:sz="4" w:space="0" w:color="000000"/>
              <w:right w:val="single" w:sz="4" w:space="0" w:color="000000"/>
            </w:tcBorders>
            <w:shd w:val="clear" w:color="auto" w:fill="auto"/>
            <w:vAlign w:val="center"/>
            <w:hideMark/>
          </w:tcPr>
          <w:p w14:paraId="4D2F2674"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9079</w:t>
            </w:r>
          </w:p>
        </w:tc>
        <w:tc>
          <w:tcPr>
            <w:tcW w:w="992" w:type="dxa"/>
            <w:tcBorders>
              <w:top w:val="nil"/>
              <w:left w:val="nil"/>
              <w:bottom w:val="single" w:sz="4" w:space="0" w:color="000000"/>
              <w:right w:val="single" w:sz="4" w:space="0" w:color="000000"/>
            </w:tcBorders>
            <w:shd w:val="clear" w:color="auto" w:fill="auto"/>
            <w:vAlign w:val="center"/>
            <w:hideMark/>
          </w:tcPr>
          <w:p w14:paraId="24E30902"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7427.5</w:t>
            </w:r>
          </w:p>
        </w:tc>
        <w:tc>
          <w:tcPr>
            <w:tcW w:w="993" w:type="dxa"/>
            <w:tcBorders>
              <w:top w:val="nil"/>
              <w:left w:val="nil"/>
              <w:bottom w:val="single" w:sz="4" w:space="0" w:color="000000"/>
              <w:right w:val="single" w:sz="4" w:space="0" w:color="000000"/>
            </w:tcBorders>
            <w:shd w:val="clear" w:color="auto" w:fill="auto"/>
            <w:vAlign w:val="center"/>
            <w:hideMark/>
          </w:tcPr>
          <w:p w14:paraId="34DD558A"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27965</w:t>
            </w:r>
          </w:p>
        </w:tc>
        <w:tc>
          <w:tcPr>
            <w:tcW w:w="992" w:type="dxa"/>
            <w:tcBorders>
              <w:top w:val="nil"/>
              <w:left w:val="nil"/>
              <w:bottom w:val="single" w:sz="4" w:space="0" w:color="000000"/>
              <w:right w:val="single" w:sz="4" w:space="0" w:color="000000"/>
            </w:tcBorders>
            <w:shd w:val="clear" w:color="auto" w:fill="auto"/>
            <w:vAlign w:val="center"/>
            <w:hideMark/>
          </w:tcPr>
          <w:p w14:paraId="2A27515F"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41797</w:t>
            </w:r>
          </w:p>
        </w:tc>
        <w:tc>
          <w:tcPr>
            <w:tcW w:w="1134" w:type="dxa"/>
            <w:tcBorders>
              <w:top w:val="nil"/>
              <w:left w:val="nil"/>
              <w:bottom w:val="single" w:sz="4" w:space="0" w:color="000000"/>
              <w:right w:val="single" w:sz="4" w:space="0" w:color="000000"/>
            </w:tcBorders>
            <w:shd w:val="clear" w:color="auto" w:fill="auto"/>
            <w:vAlign w:val="center"/>
            <w:hideMark/>
          </w:tcPr>
          <w:p w14:paraId="416972DE"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27858</w:t>
            </w:r>
          </w:p>
        </w:tc>
      </w:tr>
      <w:tr w:rsidR="00297CA4" w:rsidRPr="00297CA4" w14:paraId="3F5A7AA1" w14:textId="77777777" w:rsidTr="00F074B9">
        <w:trPr>
          <w:trHeight w:val="296"/>
          <w:jc w:val="center"/>
        </w:trPr>
        <w:tc>
          <w:tcPr>
            <w:tcW w:w="704" w:type="dxa"/>
            <w:tcBorders>
              <w:top w:val="nil"/>
              <w:left w:val="single" w:sz="4" w:space="0" w:color="000000"/>
              <w:bottom w:val="single" w:sz="4" w:space="0" w:color="000000"/>
              <w:right w:val="single" w:sz="4" w:space="0" w:color="000000"/>
            </w:tcBorders>
            <w:shd w:val="clear" w:color="auto" w:fill="auto"/>
            <w:vAlign w:val="center"/>
            <w:hideMark/>
          </w:tcPr>
          <w:p w14:paraId="7BE81B65"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75%</w:t>
            </w:r>
          </w:p>
        </w:tc>
        <w:tc>
          <w:tcPr>
            <w:tcW w:w="573" w:type="dxa"/>
            <w:tcBorders>
              <w:top w:val="nil"/>
              <w:left w:val="nil"/>
              <w:bottom w:val="single" w:sz="4" w:space="0" w:color="000000"/>
              <w:right w:val="single" w:sz="4" w:space="0" w:color="000000"/>
            </w:tcBorders>
            <w:shd w:val="clear" w:color="auto" w:fill="auto"/>
            <w:vAlign w:val="center"/>
            <w:hideMark/>
          </w:tcPr>
          <w:p w14:paraId="126FFB90"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2016.25</w:t>
            </w:r>
          </w:p>
        </w:tc>
        <w:tc>
          <w:tcPr>
            <w:tcW w:w="850" w:type="dxa"/>
            <w:tcBorders>
              <w:top w:val="nil"/>
              <w:left w:val="nil"/>
              <w:bottom w:val="single" w:sz="4" w:space="0" w:color="000000"/>
              <w:right w:val="single" w:sz="4" w:space="0" w:color="000000"/>
            </w:tcBorders>
            <w:shd w:val="clear" w:color="auto" w:fill="auto"/>
            <w:vAlign w:val="center"/>
            <w:hideMark/>
          </w:tcPr>
          <w:p w14:paraId="6D127F2E"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17312.25</w:t>
            </w:r>
          </w:p>
        </w:tc>
        <w:tc>
          <w:tcPr>
            <w:tcW w:w="709" w:type="dxa"/>
            <w:tcBorders>
              <w:top w:val="nil"/>
              <w:left w:val="nil"/>
              <w:bottom w:val="single" w:sz="4" w:space="0" w:color="000000"/>
              <w:right w:val="single" w:sz="4" w:space="0" w:color="000000"/>
            </w:tcBorders>
            <w:shd w:val="clear" w:color="auto" w:fill="auto"/>
            <w:vAlign w:val="center"/>
            <w:hideMark/>
          </w:tcPr>
          <w:p w14:paraId="79A5E69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12494.75</w:t>
            </w:r>
          </w:p>
        </w:tc>
        <w:tc>
          <w:tcPr>
            <w:tcW w:w="992" w:type="dxa"/>
            <w:tcBorders>
              <w:top w:val="nil"/>
              <w:left w:val="nil"/>
              <w:bottom w:val="single" w:sz="4" w:space="0" w:color="000000"/>
              <w:right w:val="single" w:sz="4" w:space="0" w:color="000000"/>
            </w:tcBorders>
            <w:shd w:val="clear" w:color="auto" w:fill="auto"/>
            <w:vAlign w:val="center"/>
            <w:hideMark/>
          </w:tcPr>
          <w:p w14:paraId="6C8B476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9044.5</w:t>
            </w:r>
          </w:p>
        </w:tc>
        <w:tc>
          <w:tcPr>
            <w:tcW w:w="993" w:type="dxa"/>
            <w:tcBorders>
              <w:top w:val="nil"/>
              <w:left w:val="nil"/>
              <w:bottom w:val="single" w:sz="4" w:space="0" w:color="000000"/>
              <w:right w:val="single" w:sz="4" w:space="0" w:color="000000"/>
            </w:tcBorders>
            <w:shd w:val="clear" w:color="auto" w:fill="auto"/>
            <w:vAlign w:val="center"/>
            <w:hideMark/>
          </w:tcPr>
          <w:p w14:paraId="363E3413"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40581.75</w:t>
            </w:r>
          </w:p>
        </w:tc>
        <w:tc>
          <w:tcPr>
            <w:tcW w:w="992" w:type="dxa"/>
            <w:tcBorders>
              <w:top w:val="nil"/>
              <w:left w:val="nil"/>
              <w:bottom w:val="single" w:sz="4" w:space="0" w:color="000000"/>
              <w:right w:val="single" w:sz="4" w:space="0" w:color="000000"/>
            </w:tcBorders>
            <w:shd w:val="clear" w:color="auto" w:fill="auto"/>
            <w:vAlign w:val="center"/>
            <w:hideMark/>
          </w:tcPr>
          <w:p w14:paraId="0B607CA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57651.75</w:t>
            </w:r>
          </w:p>
        </w:tc>
        <w:tc>
          <w:tcPr>
            <w:tcW w:w="1134" w:type="dxa"/>
            <w:tcBorders>
              <w:top w:val="nil"/>
              <w:left w:val="nil"/>
              <w:bottom w:val="single" w:sz="4" w:space="0" w:color="000000"/>
              <w:right w:val="single" w:sz="4" w:space="0" w:color="000000"/>
            </w:tcBorders>
            <w:shd w:val="clear" w:color="auto" w:fill="auto"/>
            <w:vAlign w:val="center"/>
            <w:hideMark/>
          </w:tcPr>
          <w:p w14:paraId="0F9B75B4"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39478.5</w:t>
            </w:r>
          </w:p>
        </w:tc>
      </w:tr>
      <w:tr w:rsidR="00297CA4" w:rsidRPr="00297CA4" w14:paraId="049447CD" w14:textId="77777777" w:rsidTr="00F074B9">
        <w:trPr>
          <w:trHeight w:val="296"/>
          <w:jc w:val="center"/>
        </w:trPr>
        <w:tc>
          <w:tcPr>
            <w:tcW w:w="704" w:type="dxa"/>
            <w:tcBorders>
              <w:top w:val="nil"/>
              <w:left w:val="single" w:sz="4" w:space="0" w:color="000000"/>
              <w:bottom w:val="single" w:sz="4" w:space="0" w:color="000000"/>
              <w:right w:val="single" w:sz="4" w:space="0" w:color="000000"/>
            </w:tcBorders>
            <w:shd w:val="clear" w:color="auto" w:fill="auto"/>
            <w:vAlign w:val="center"/>
            <w:hideMark/>
          </w:tcPr>
          <w:p w14:paraId="0D1F4C68"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max</w:t>
            </w:r>
          </w:p>
        </w:tc>
        <w:tc>
          <w:tcPr>
            <w:tcW w:w="573" w:type="dxa"/>
            <w:tcBorders>
              <w:top w:val="nil"/>
              <w:left w:val="nil"/>
              <w:bottom w:val="single" w:sz="4" w:space="0" w:color="000000"/>
              <w:right w:val="single" w:sz="4" w:space="0" w:color="000000"/>
            </w:tcBorders>
            <w:shd w:val="clear" w:color="auto" w:fill="auto"/>
            <w:vAlign w:val="center"/>
            <w:hideMark/>
          </w:tcPr>
          <w:p w14:paraId="04C2E410"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2021</w:t>
            </w:r>
          </w:p>
        </w:tc>
        <w:tc>
          <w:tcPr>
            <w:tcW w:w="850" w:type="dxa"/>
            <w:tcBorders>
              <w:top w:val="nil"/>
              <w:left w:val="nil"/>
              <w:bottom w:val="single" w:sz="4" w:space="0" w:color="000000"/>
              <w:right w:val="single" w:sz="4" w:space="0" w:color="000000"/>
            </w:tcBorders>
            <w:shd w:val="clear" w:color="auto" w:fill="auto"/>
            <w:vAlign w:val="center"/>
            <w:hideMark/>
          </w:tcPr>
          <w:p w14:paraId="43B3E8B8"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25621</w:t>
            </w:r>
          </w:p>
        </w:tc>
        <w:tc>
          <w:tcPr>
            <w:tcW w:w="709" w:type="dxa"/>
            <w:tcBorders>
              <w:top w:val="nil"/>
              <w:left w:val="nil"/>
              <w:bottom w:val="single" w:sz="4" w:space="0" w:color="000000"/>
              <w:right w:val="single" w:sz="4" w:space="0" w:color="000000"/>
            </w:tcBorders>
            <w:shd w:val="clear" w:color="auto" w:fill="auto"/>
            <w:vAlign w:val="center"/>
            <w:hideMark/>
          </w:tcPr>
          <w:p w14:paraId="67F3A97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17558</w:t>
            </w:r>
          </w:p>
        </w:tc>
        <w:tc>
          <w:tcPr>
            <w:tcW w:w="992" w:type="dxa"/>
            <w:tcBorders>
              <w:top w:val="nil"/>
              <w:left w:val="nil"/>
              <w:bottom w:val="single" w:sz="4" w:space="0" w:color="000000"/>
              <w:right w:val="single" w:sz="4" w:space="0" w:color="000000"/>
            </w:tcBorders>
            <w:shd w:val="clear" w:color="auto" w:fill="auto"/>
            <w:vAlign w:val="center"/>
            <w:hideMark/>
          </w:tcPr>
          <w:p w14:paraId="09B842A6"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13656</w:t>
            </w:r>
          </w:p>
        </w:tc>
        <w:tc>
          <w:tcPr>
            <w:tcW w:w="993" w:type="dxa"/>
            <w:tcBorders>
              <w:top w:val="nil"/>
              <w:left w:val="nil"/>
              <w:bottom w:val="single" w:sz="4" w:space="0" w:color="000000"/>
              <w:right w:val="single" w:sz="4" w:space="0" w:color="000000"/>
            </w:tcBorders>
            <w:shd w:val="clear" w:color="auto" w:fill="auto"/>
            <w:vAlign w:val="center"/>
            <w:hideMark/>
          </w:tcPr>
          <w:p w14:paraId="7CE191AC"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52524</w:t>
            </w:r>
          </w:p>
        </w:tc>
        <w:tc>
          <w:tcPr>
            <w:tcW w:w="992" w:type="dxa"/>
            <w:tcBorders>
              <w:top w:val="nil"/>
              <w:left w:val="nil"/>
              <w:bottom w:val="single" w:sz="4" w:space="0" w:color="000000"/>
              <w:right w:val="single" w:sz="4" w:space="0" w:color="000000"/>
            </w:tcBorders>
            <w:shd w:val="clear" w:color="auto" w:fill="auto"/>
            <w:vAlign w:val="center"/>
            <w:hideMark/>
          </w:tcPr>
          <w:p w14:paraId="749E7C9A"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81031</w:t>
            </w:r>
          </w:p>
        </w:tc>
        <w:tc>
          <w:tcPr>
            <w:tcW w:w="1134" w:type="dxa"/>
            <w:tcBorders>
              <w:top w:val="nil"/>
              <w:left w:val="nil"/>
              <w:bottom w:val="single" w:sz="4" w:space="0" w:color="000000"/>
              <w:right w:val="single" w:sz="4" w:space="0" w:color="000000"/>
            </w:tcBorders>
            <w:shd w:val="clear" w:color="auto" w:fill="auto"/>
            <w:vAlign w:val="center"/>
            <w:hideMark/>
          </w:tcPr>
          <w:p w14:paraId="7F1F095E"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59645</w:t>
            </w:r>
          </w:p>
        </w:tc>
      </w:tr>
    </w:tbl>
    <w:p w14:paraId="3355E9DA" w14:textId="77777777" w:rsidR="00AD754C" w:rsidRPr="00AD754C" w:rsidRDefault="00AD754C" w:rsidP="002E5337">
      <w:pPr>
        <w:ind w:firstLine="0"/>
      </w:pPr>
    </w:p>
    <w:tbl>
      <w:tblPr>
        <w:tblW w:w="7680" w:type="dxa"/>
        <w:jc w:val="center"/>
        <w:tblLook w:val="04A0" w:firstRow="1" w:lastRow="0" w:firstColumn="1" w:lastColumn="0" w:noHBand="0" w:noVBand="1"/>
      </w:tblPr>
      <w:tblGrid>
        <w:gridCol w:w="1027"/>
        <w:gridCol w:w="1027"/>
        <w:gridCol w:w="855"/>
        <w:gridCol w:w="890"/>
        <w:gridCol w:w="1027"/>
        <w:gridCol w:w="1018"/>
        <w:gridCol w:w="1043"/>
        <w:gridCol w:w="855"/>
      </w:tblGrid>
      <w:tr w:rsidR="00297CA4" w:rsidRPr="00297CA4" w14:paraId="3523BDF5" w14:textId="77777777" w:rsidTr="00297CA4">
        <w:trPr>
          <w:trHeight w:val="1140"/>
          <w:jc w:val="center"/>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675743"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RETURNS ABOVE CASH AND NON-CASH COSTS</w:t>
            </w:r>
          </w:p>
        </w:tc>
        <w:tc>
          <w:tcPr>
            <w:tcW w:w="960" w:type="dxa"/>
            <w:tcBorders>
              <w:top w:val="single" w:sz="4" w:space="0" w:color="000000"/>
              <w:left w:val="nil"/>
              <w:bottom w:val="single" w:sz="4" w:space="0" w:color="000000"/>
              <w:right w:val="single" w:sz="4" w:space="0" w:color="000000"/>
            </w:tcBorders>
            <w:shd w:val="clear" w:color="auto" w:fill="auto"/>
            <w:vAlign w:val="center"/>
            <w:hideMark/>
          </w:tcPr>
          <w:p w14:paraId="198B8999"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NET RETURNS</w:t>
            </w:r>
          </w:p>
        </w:tc>
        <w:tc>
          <w:tcPr>
            <w:tcW w:w="960" w:type="dxa"/>
            <w:tcBorders>
              <w:top w:val="single" w:sz="4" w:space="0" w:color="000000"/>
              <w:left w:val="nil"/>
              <w:bottom w:val="single" w:sz="4" w:space="0" w:color="000000"/>
              <w:right w:val="single" w:sz="4" w:space="0" w:color="000000"/>
            </w:tcBorders>
            <w:shd w:val="clear" w:color="auto" w:fill="auto"/>
            <w:vAlign w:val="center"/>
            <w:hideMark/>
          </w:tcPr>
          <w:p w14:paraId="192A6769"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NET PROFIT-COST RATIO</w:t>
            </w:r>
          </w:p>
        </w:tc>
        <w:tc>
          <w:tcPr>
            <w:tcW w:w="960" w:type="dxa"/>
            <w:tcBorders>
              <w:top w:val="single" w:sz="4" w:space="0" w:color="000000"/>
              <w:left w:val="nil"/>
              <w:bottom w:val="single" w:sz="4" w:space="0" w:color="000000"/>
              <w:right w:val="single" w:sz="4" w:space="0" w:color="000000"/>
            </w:tcBorders>
            <w:shd w:val="clear" w:color="auto" w:fill="auto"/>
            <w:vAlign w:val="center"/>
            <w:hideMark/>
          </w:tcPr>
          <w:p w14:paraId="0ACDDCCC"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Cost per kilogram (pesos)</w:t>
            </w:r>
          </w:p>
        </w:tc>
        <w:tc>
          <w:tcPr>
            <w:tcW w:w="960" w:type="dxa"/>
            <w:tcBorders>
              <w:top w:val="single" w:sz="4" w:space="0" w:color="000000"/>
              <w:left w:val="nil"/>
              <w:bottom w:val="single" w:sz="4" w:space="0" w:color="000000"/>
              <w:right w:val="single" w:sz="4" w:space="0" w:color="000000"/>
            </w:tcBorders>
            <w:shd w:val="clear" w:color="auto" w:fill="auto"/>
            <w:vAlign w:val="center"/>
            <w:hideMark/>
          </w:tcPr>
          <w:p w14:paraId="169C33B0"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Yield per hectare (kg)</w:t>
            </w:r>
          </w:p>
        </w:tc>
        <w:tc>
          <w:tcPr>
            <w:tcW w:w="960" w:type="dxa"/>
            <w:tcBorders>
              <w:top w:val="single" w:sz="4" w:space="0" w:color="000000"/>
              <w:left w:val="nil"/>
              <w:bottom w:val="single" w:sz="4" w:space="0" w:color="000000"/>
              <w:right w:val="single" w:sz="4" w:space="0" w:color="000000"/>
            </w:tcBorders>
            <w:shd w:val="clear" w:color="auto" w:fill="auto"/>
            <w:vAlign w:val="center"/>
            <w:hideMark/>
          </w:tcPr>
          <w:p w14:paraId="0177958C"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Farmgate price (pesos/kg)</w:t>
            </w:r>
          </w:p>
        </w:tc>
        <w:tc>
          <w:tcPr>
            <w:tcW w:w="960" w:type="dxa"/>
            <w:tcBorders>
              <w:top w:val="single" w:sz="4" w:space="0" w:color="000000"/>
              <w:left w:val="nil"/>
              <w:bottom w:val="single" w:sz="4" w:space="0" w:color="000000"/>
              <w:right w:val="single" w:sz="4" w:space="0" w:color="000000"/>
            </w:tcBorders>
            <w:shd w:val="clear" w:color="auto" w:fill="auto"/>
            <w:vAlign w:val="center"/>
            <w:hideMark/>
          </w:tcPr>
          <w:p w14:paraId="63B0CE95"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Population</w:t>
            </w:r>
          </w:p>
        </w:tc>
        <w:tc>
          <w:tcPr>
            <w:tcW w:w="960" w:type="dxa"/>
            <w:tcBorders>
              <w:top w:val="single" w:sz="4" w:space="0" w:color="000000"/>
              <w:left w:val="nil"/>
              <w:bottom w:val="single" w:sz="4" w:space="0" w:color="000000"/>
              <w:right w:val="single" w:sz="4" w:space="0" w:color="000000"/>
            </w:tcBorders>
            <w:shd w:val="clear" w:color="auto" w:fill="auto"/>
            <w:vAlign w:val="center"/>
            <w:hideMark/>
          </w:tcPr>
          <w:p w14:paraId="10F22936"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Annual % Change</w:t>
            </w:r>
          </w:p>
        </w:tc>
      </w:tr>
      <w:tr w:rsidR="00297CA4" w:rsidRPr="00297CA4" w14:paraId="7E5E9740" w14:textId="77777777" w:rsidTr="00297CA4">
        <w:trPr>
          <w:trHeight w:val="288"/>
          <w:jc w:val="center"/>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373B2277"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c>
          <w:tcPr>
            <w:tcW w:w="960" w:type="dxa"/>
            <w:tcBorders>
              <w:top w:val="nil"/>
              <w:left w:val="nil"/>
              <w:bottom w:val="single" w:sz="4" w:space="0" w:color="000000"/>
              <w:right w:val="single" w:sz="4" w:space="0" w:color="000000"/>
            </w:tcBorders>
            <w:shd w:val="clear" w:color="auto" w:fill="auto"/>
            <w:vAlign w:val="center"/>
            <w:hideMark/>
          </w:tcPr>
          <w:p w14:paraId="72A60D7D"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c>
          <w:tcPr>
            <w:tcW w:w="960" w:type="dxa"/>
            <w:tcBorders>
              <w:top w:val="nil"/>
              <w:left w:val="nil"/>
              <w:bottom w:val="single" w:sz="4" w:space="0" w:color="000000"/>
              <w:right w:val="single" w:sz="4" w:space="0" w:color="000000"/>
            </w:tcBorders>
            <w:shd w:val="clear" w:color="auto" w:fill="auto"/>
            <w:vAlign w:val="center"/>
            <w:hideMark/>
          </w:tcPr>
          <w:p w14:paraId="67606194"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c>
          <w:tcPr>
            <w:tcW w:w="960" w:type="dxa"/>
            <w:tcBorders>
              <w:top w:val="nil"/>
              <w:left w:val="nil"/>
              <w:bottom w:val="single" w:sz="4" w:space="0" w:color="000000"/>
              <w:right w:val="single" w:sz="4" w:space="0" w:color="000000"/>
            </w:tcBorders>
            <w:shd w:val="clear" w:color="auto" w:fill="auto"/>
            <w:vAlign w:val="center"/>
            <w:hideMark/>
          </w:tcPr>
          <w:p w14:paraId="778C5DA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c>
          <w:tcPr>
            <w:tcW w:w="960" w:type="dxa"/>
            <w:tcBorders>
              <w:top w:val="nil"/>
              <w:left w:val="nil"/>
              <w:bottom w:val="single" w:sz="4" w:space="0" w:color="000000"/>
              <w:right w:val="single" w:sz="4" w:space="0" w:color="000000"/>
            </w:tcBorders>
            <w:shd w:val="clear" w:color="auto" w:fill="auto"/>
            <w:vAlign w:val="center"/>
            <w:hideMark/>
          </w:tcPr>
          <w:p w14:paraId="5EF0D4C9"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c>
          <w:tcPr>
            <w:tcW w:w="960" w:type="dxa"/>
            <w:tcBorders>
              <w:top w:val="nil"/>
              <w:left w:val="nil"/>
              <w:bottom w:val="single" w:sz="4" w:space="0" w:color="000000"/>
              <w:right w:val="single" w:sz="4" w:space="0" w:color="000000"/>
            </w:tcBorders>
            <w:shd w:val="clear" w:color="auto" w:fill="auto"/>
            <w:vAlign w:val="center"/>
            <w:hideMark/>
          </w:tcPr>
          <w:p w14:paraId="5820010E"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c>
          <w:tcPr>
            <w:tcW w:w="960" w:type="dxa"/>
            <w:tcBorders>
              <w:top w:val="nil"/>
              <w:left w:val="nil"/>
              <w:bottom w:val="single" w:sz="4" w:space="0" w:color="000000"/>
              <w:right w:val="single" w:sz="4" w:space="0" w:color="000000"/>
            </w:tcBorders>
            <w:shd w:val="clear" w:color="auto" w:fill="auto"/>
            <w:vAlign w:val="center"/>
            <w:hideMark/>
          </w:tcPr>
          <w:p w14:paraId="5ED54E5A"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1.20E+02</w:t>
            </w:r>
          </w:p>
        </w:tc>
        <w:tc>
          <w:tcPr>
            <w:tcW w:w="960" w:type="dxa"/>
            <w:tcBorders>
              <w:top w:val="nil"/>
              <w:left w:val="nil"/>
              <w:bottom w:val="single" w:sz="4" w:space="0" w:color="000000"/>
              <w:right w:val="single" w:sz="4" w:space="0" w:color="000000"/>
            </w:tcBorders>
            <w:shd w:val="clear" w:color="auto" w:fill="auto"/>
            <w:vAlign w:val="center"/>
            <w:hideMark/>
          </w:tcPr>
          <w:p w14:paraId="382BAB7C"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r>
      <w:tr w:rsidR="00297CA4" w:rsidRPr="00297CA4" w14:paraId="5B58F086" w14:textId="77777777" w:rsidTr="00297CA4">
        <w:trPr>
          <w:trHeight w:val="288"/>
          <w:jc w:val="center"/>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0DDD5EF9"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21749.5667</w:t>
            </w:r>
          </w:p>
        </w:tc>
        <w:tc>
          <w:tcPr>
            <w:tcW w:w="960" w:type="dxa"/>
            <w:tcBorders>
              <w:top w:val="nil"/>
              <w:left w:val="nil"/>
              <w:bottom w:val="single" w:sz="4" w:space="0" w:color="000000"/>
              <w:right w:val="single" w:sz="4" w:space="0" w:color="000000"/>
            </w:tcBorders>
            <w:shd w:val="clear" w:color="auto" w:fill="auto"/>
            <w:vAlign w:val="center"/>
            <w:hideMark/>
          </w:tcPr>
          <w:p w14:paraId="00913F84"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14169.1083</w:t>
            </w:r>
          </w:p>
        </w:tc>
        <w:tc>
          <w:tcPr>
            <w:tcW w:w="960" w:type="dxa"/>
            <w:tcBorders>
              <w:top w:val="nil"/>
              <w:left w:val="nil"/>
              <w:bottom w:val="single" w:sz="4" w:space="0" w:color="000000"/>
              <w:right w:val="single" w:sz="4" w:space="0" w:color="000000"/>
            </w:tcBorders>
            <w:shd w:val="clear" w:color="auto" w:fill="auto"/>
            <w:vAlign w:val="center"/>
            <w:hideMark/>
          </w:tcPr>
          <w:p w14:paraId="5F3E6240"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0.423833</w:t>
            </w:r>
          </w:p>
        </w:tc>
        <w:tc>
          <w:tcPr>
            <w:tcW w:w="960" w:type="dxa"/>
            <w:tcBorders>
              <w:top w:val="nil"/>
              <w:left w:val="nil"/>
              <w:bottom w:val="single" w:sz="4" w:space="0" w:color="000000"/>
              <w:right w:val="single" w:sz="4" w:space="0" w:color="000000"/>
            </w:tcBorders>
            <w:shd w:val="clear" w:color="auto" w:fill="auto"/>
            <w:vAlign w:val="center"/>
            <w:hideMark/>
          </w:tcPr>
          <w:p w14:paraId="774C0D09"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8.953167</w:t>
            </w:r>
          </w:p>
        </w:tc>
        <w:tc>
          <w:tcPr>
            <w:tcW w:w="960" w:type="dxa"/>
            <w:tcBorders>
              <w:top w:val="nil"/>
              <w:left w:val="nil"/>
              <w:bottom w:val="single" w:sz="4" w:space="0" w:color="000000"/>
              <w:right w:val="single" w:sz="4" w:space="0" w:color="000000"/>
            </w:tcBorders>
            <w:shd w:val="clear" w:color="auto" w:fill="auto"/>
            <w:vAlign w:val="center"/>
            <w:hideMark/>
          </w:tcPr>
          <w:p w14:paraId="3B9D0B2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3349.71667</w:t>
            </w:r>
          </w:p>
        </w:tc>
        <w:tc>
          <w:tcPr>
            <w:tcW w:w="960" w:type="dxa"/>
            <w:tcBorders>
              <w:top w:val="nil"/>
              <w:left w:val="nil"/>
              <w:bottom w:val="single" w:sz="4" w:space="0" w:color="000000"/>
              <w:right w:val="single" w:sz="4" w:space="0" w:color="000000"/>
            </w:tcBorders>
            <w:shd w:val="clear" w:color="auto" w:fill="auto"/>
            <w:vAlign w:val="center"/>
            <w:hideMark/>
          </w:tcPr>
          <w:p w14:paraId="12C0CA6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12.425583</w:t>
            </w:r>
          </w:p>
        </w:tc>
        <w:tc>
          <w:tcPr>
            <w:tcW w:w="960" w:type="dxa"/>
            <w:tcBorders>
              <w:top w:val="nil"/>
              <w:left w:val="nil"/>
              <w:bottom w:val="single" w:sz="4" w:space="0" w:color="000000"/>
              <w:right w:val="single" w:sz="4" w:space="0" w:color="000000"/>
            </w:tcBorders>
            <w:shd w:val="clear" w:color="auto" w:fill="auto"/>
            <w:vAlign w:val="center"/>
            <w:hideMark/>
          </w:tcPr>
          <w:p w14:paraId="0920B978"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9.73E+07</w:t>
            </w:r>
          </w:p>
        </w:tc>
        <w:tc>
          <w:tcPr>
            <w:tcW w:w="960" w:type="dxa"/>
            <w:tcBorders>
              <w:top w:val="nil"/>
              <w:left w:val="nil"/>
              <w:bottom w:val="single" w:sz="4" w:space="0" w:color="000000"/>
              <w:right w:val="single" w:sz="4" w:space="0" w:color="000000"/>
            </w:tcBorders>
            <w:shd w:val="clear" w:color="auto" w:fill="auto"/>
            <w:vAlign w:val="center"/>
            <w:hideMark/>
          </w:tcPr>
          <w:p w14:paraId="4777D5FC"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1.8055</w:t>
            </w:r>
          </w:p>
        </w:tc>
      </w:tr>
      <w:tr w:rsidR="00297CA4" w:rsidRPr="00297CA4" w14:paraId="00061E10" w14:textId="77777777" w:rsidTr="00297CA4">
        <w:trPr>
          <w:trHeight w:val="288"/>
          <w:jc w:val="center"/>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7E10258F"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9392.59647</w:t>
            </w:r>
          </w:p>
        </w:tc>
        <w:tc>
          <w:tcPr>
            <w:tcW w:w="960" w:type="dxa"/>
            <w:tcBorders>
              <w:top w:val="nil"/>
              <w:left w:val="nil"/>
              <w:bottom w:val="single" w:sz="4" w:space="0" w:color="000000"/>
              <w:right w:val="single" w:sz="4" w:space="0" w:color="000000"/>
            </w:tcBorders>
            <w:shd w:val="clear" w:color="auto" w:fill="auto"/>
            <w:vAlign w:val="center"/>
            <w:hideMark/>
          </w:tcPr>
          <w:p w14:paraId="4C7DD9D5"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7402.80231</w:t>
            </w:r>
          </w:p>
        </w:tc>
        <w:tc>
          <w:tcPr>
            <w:tcW w:w="960" w:type="dxa"/>
            <w:tcBorders>
              <w:top w:val="nil"/>
              <w:left w:val="nil"/>
              <w:bottom w:val="single" w:sz="4" w:space="0" w:color="000000"/>
              <w:right w:val="single" w:sz="4" w:space="0" w:color="000000"/>
            </w:tcBorders>
            <w:shd w:val="clear" w:color="auto" w:fill="auto"/>
            <w:vAlign w:val="center"/>
            <w:hideMark/>
          </w:tcPr>
          <w:p w14:paraId="131A9606"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0.139013</w:t>
            </w:r>
          </w:p>
        </w:tc>
        <w:tc>
          <w:tcPr>
            <w:tcW w:w="960" w:type="dxa"/>
            <w:tcBorders>
              <w:top w:val="nil"/>
              <w:left w:val="nil"/>
              <w:bottom w:val="single" w:sz="4" w:space="0" w:color="000000"/>
              <w:right w:val="single" w:sz="4" w:space="0" w:color="000000"/>
            </w:tcBorders>
            <w:shd w:val="clear" w:color="auto" w:fill="auto"/>
            <w:vAlign w:val="center"/>
            <w:hideMark/>
          </w:tcPr>
          <w:p w14:paraId="7DFA2F4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1.951299</w:t>
            </w:r>
          </w:p>
        </w:tc>
        <w:tc>
          <w:tcPr>
            <w:tcW w:w="960" w:type="dxa"/>
            <w:tcBorders>
              <w:top w:val="nil"/>
              <w:left w:val="nil"/>
              <w:bottom w:val="single" w:sz="4" w:space="0" w:color="000000"/>
              <w:right w:val="single" w:sz="4" w:space="0" w:color="000000"/>
            </w:tcBorders>
            <w:shd w:val="clear" w:color="auto" w:fill="auto"/>
            <w:vAlign w:val="center"/>
            <w:hideMark/>
          </w:tcPr>
          <w:p w14:paraId="01F3D0F8"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613.206285</w:t>
            </w:r>
          </w:p>
        </w:tc>
        <w:tc>
          <w:tcPr>
            <w:tcW w:w="960" w:type="dxa"/>
            <w:tcBorders>
              <w:top w:val="nil"/>
              <w:left w:val="nil"/>
              <w:bottom w:val="single" w:sz="4" w:space="0" w:color="000000"/>
              <w:right w:val="single" w:sz="4" w:space="0" w:color="000000"/>
            </w:tcBorders>
            <w:shd w:val="clear" w:color="auto" w:fill="auto"/>
            <w:vAlign w:val="center"/>
            <w:hideMark/>
          </w:tcPr>
          <w:p w14:paraId="01A4736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3.261699</w:t>
            </w:r>
          </w:p>
        </w:tc>
        <w:tc>
          <w:tcPr>
            <w:tcW w:w="960" w:type="dxa"/>
            <w:tcBorders>
              <w:top w:val="nil"/>
              <w:left w:val="nil"/>
              <w:bottom w:val="single" w:sz="4" w:space="0" w:color="000000"/>
              <w:right w:val="single" w:sz="4" w:space="0" w:color="000000"/>
            </w:tcBorders>
            <w:shd w:val="clear" w:color="auto" w:fill="auto"/>
            <w:vAlign w:val="center"/>
            <w:hideMark/>
          </w:tcPr>
          <w:p w14:paraId="1CEC81A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9.93E+06</w:t>
            </w:r>
          </w:p>
        </w:tc>
        <w:tc>
          <w:tcPr>
            <w:tcW w:w="960" w:type="dxa"/>
            <w:tcBorders>
              <w:top w:val="nil"/>
              <w:left w:val="nil"/>
              <w:bottom w:val="single" w:sz="4" w:space="0" w:color="000000"/>
              <w:right w:val="single" w:sz="4" w:space="0" w:color="000000"/>
            </w:tcBorders>
            <w:shd w:val="clear" w:color="auto" w:fill="auto"/>
            <w:vAlign w:val="center"/>
            <w:hideMark/>
          </w:tcPr>
          <w:p w14:paraId="3835B8FA"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0.145918</w:t>
            </w:r>
          </w:p>
        </w:tc>
      </w:tr>
      <w:tr w:rsidR="00297CA4" w:rsidRPr="00297CA4" w14:paraId="6CD82FA1" w14:textId="77777777" w:rsidTr="00297CA4">
        <w:trPr>
          <w:trHeight w:val="288"/>
          <w:jc w:val="center"/>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05BBEF55"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4708</w:t>
            </w:r>
          </w:p>
        </w:tc>
        <w:tc>
          <w:tcPr>
            <w:tcW w:w="960" w:type="dxa"/>
            <w:tcBorders>
              <w:top w:val="nil"/>
              <w:left w:val="nil"/>
              <w:bottom w:val="single" w:sz="4" w:space="0" w:color="000000"/>
              <w:right w:val="single" w:sz="4" w:space="0" w:color="000000"/>
            </w:tcBorders>
            <w:shd w:val="clear" w:color="auto" w:fill="auto"/>
            <w:vAlign w:val="center"/>
            <w:hideMark/>
          </w:tcPr>
          <w:p w14:paraId="15D9471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457</w:t>
            </w:r>
          </w:p>
        </w:tc>
        <w:tc>
          <w:tcPr>
            <w:tcW w:w="960" w:type="dxa"/>
            <w:tcBorders>
              <w:top w:val="nil"/>
              <w:left w:val="nil"/>
              <w:bottom w:val="single" w:sz="4" w:space="0" w:color="000000"/>
              <w:right w:val="single" w:sz="4" w:space="0" w:color="000000"/>
            </w:tcBorders>
            <w:shd w:val="clear" w:color="auto" w:fill="auto"/>
            <w:vAlign w:val="center"/>
            <w:hideMark/>
          </w:tcPr>
          <w:p w14:paraId="4B8992E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0.04</w:t>
            </w:r>
          </w:p>
        </w:tc>
        <w:tc>
          <w:tcPr>
            <w:tcW w:w="960" w:type="dxa"/>
            <w:tcBorders>
              <w:top w:val="nil"/>
              <w:left w:val="nil"/>
              <w:bottom w:val="single" w:sz="4" w:space="0" w:color="000000"/>
              <w:right w:val="single" w:sz="4" w:space="0" w:color="000000"/>
            </w:tcBorders>
            <w:shd w:val="clear" w:color="auto" w:fill="auto"/>
            <w:vAlign w:val="center"/>
            <w:hideMark/>
          </w:tcPr>
          <w:p w14:paraId="77D62D49"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5.43</w:t>
            </w:r>
          </w:p>
        </w:tc>
        <w:tc>
          <w:tcPr>
            <w:tcW w:w="960" w:type="dxa"/>
            <w:tcBorders>
              <w:top w:val="nil"/>
              <w:left w:val="nil"/>
              <w:bottom w:val="single" w:sz="4" w:space="0" w:color="000000"/>
              <w:right w:val="single" w:sz="4" w:space="0" w:color="000000"/>
            </w:tcBorders>
            <w:shd w:val="clear" w:color="auto" w:fill="auto"/>
            <w:vAlign w:val="center"/>
            <w:hideMark/>
          </w:tcPr>
          <w:p w14:paraId="6E94311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1755</w:t>
            </w:r>
          </w:p>
        </w:tc>
        <w:tc>
          <w:tcPr>
            <w:tcW w:w="960" w:type="dxa"/>
            <w:tcBorders>
              <w:top w:val="nil"/>
              <w:left w:val="nil"/>
              <w:bottom w:val="single" w:sz="4" w:space="0" w:color="000000"/>
              <w:right w:val="single" w:sz="4" w:space="0" w:color="000000"/>
            </w:tcBorders>
            <w:shd w:val="clear" w:color="auto" w:fill="auto"/>
            <w:vAlign w:val="center"/>
            <w:hideMark/>
          </w:tcPr>
          <w:p w14:paraId="462B5A94"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6.59</w:t>
            </w:r>
          </w:p>
        </w:tc>
        <w:tc>
          <w:tcPr>
            <w:tcW w:w="960" w:type="dxa"/>
            <w:tcBorders>
              <w:top w:val="nil"/>
              <w:left w:val="nil"/>
              <w:bottom w:val="single" w:sz="4" w:space="0" w:color="000000"/>
              <w:right w:val="single" w:sz="4" w:space="0" w:color="000000"/>
            </w:tcBorders>
            <w:shd w:val="clear" w:color="auto" w:fill="auto"/>
            <w:vAlign w:val="center"/>
            <w:hideMark/>
          </w:tcPr>
          <w:p w14:paraId="083EADE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8.13E+07</w:t>
            </w:r>
          </w:p>
        </w:tc>
        <w:tc>
          <w:tcPr>
            <w:tcW w:w="960" w:type="dxa"/>
            <w:tcBorders>
              <w:top w:val="nil"/>
              <w:left w:val="nil"/>
              <w:bottom w:val="single" w:sz="4" w:space="0" w:color="000000"/>
              <w:right w:val="single" w:sz="4" w:space="0" w:color="000000"/>
            </w:tcBorders>
            <w:shd w:val="clear" w:color="auto" w:fill="auto"/>
            <w:vAlign w:val="center"/>
            <w:hideMark/>
          </w:tcPr>
          <w:p w14:paraId="67A2D527"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1.51</w:t>
            </w:r>
          </w:p>
        </w:tc>
      </w:tr>
      <w:tr w:rsidR="00297CA4" w:rsidRPr="00297CA4" w14:paraId="2C1DA180" w14:textId="77777777" w:rsidTr="00297CA4">
        <w:trPr>
          <w:trHeight w:val="288"/>
          <w:jc w:val="center"/>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3CA813FF"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15262.25</w:t>
            </w:r>
          </w:p>
        </w:tc>
        <w:tc>
          <w:tcPr>
            <w:tcW w:w="960" w:type="dxa"/>
            <w:tcBorders>
              <w:top w:val="nil"/>
              <w:left w:val="nil"/>
              <w:bottom w:val="single" w:sz="4" w:space="0" w:color="000000"/>
              <w:right w:val="single" w:sz="4" w:space="0" w:color="000000"/>
            </w:tcBorders>
            <w:shd w:val="clear" w:color="auto" w:fill="auto"/>
            <w:vAlign w:val="center"/>
            <w:hideMark/>
          </w:tcPr>
          <w:p w14:paraId="1713F5AE"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8766.75</w:t>
            </w:r>
          </w:p>
        </w:tc>
        <w:tc>
          <w:tcPr>
            <w:tcW w:w="960" w:type="dxa"/>
            <w:tcBorders>
              <w:top w:val="nil"/>
              <w:left w:val="nil"/>
              <w:bottom w:val="single" w:sz="4" w:space="0" w:color="000000"/>
              <w:right w:val="single" w:sz="4" w:space="0" w:color="000000"/>
            </w:tcBorders>
            <w:shd w:val="clear" w:color="auto" w:fill="auto"/>
            <w:vAlign w:val="center"/>
            <w:hideMark/>
          </w:tcPr>
          <w:p w14:paraId="73C4D818"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0.37</w:t>
            </w:r>
          </w:p>
        </w:tc>
        <w:tc>
          <w:tcPr>
            <w:tcW w:w="960" w:type="dxa"/>
            <w:tcBorders>
              <w:top w:val="nil"/>
              <w:left w:val="nil"/>
              <w:bottom w:val="single" w:sz="4" w:space="0" w:color="000000"/>
              <w:right w:val="single" w:sz="4" w:space="0" w:color="000000"/>
            </w:tcBorders>
            <w:shd w:val="clear" w:color="auto" w:fill="auto"/>
            <w:vAlign w:val="center"/>
            <w:hideMark/>
          </w:tcPr>
          <w:p w14:paraId="61A30049"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7.365</w:t>
            </w:r>
          </w:p>
        </w:tc>
        <w:tc>
          <w:tcPr>
            <w:tcW w:w="960" w:type="dxa"/>
            <w:tcBorders>
              <w:top w:val="nil"/>
              <w:left w:val="nil"/>
              <w:bottom w:val="single" w:sz="4" w:space="0" w:color="000000"/>
              <w:right w:val="single" w:sz="4" w:space="0" w:color="000000"/>
            </w:tcBorders>
            <w:shd w:val="clear" w:color="auto" w:fill="auto"/>
            <w:vAlign w:val="center"/>
            <w:hideMark/>
          </w:tcPr>
          <w:p w14:paraId="454EDC3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3099.5</w:t>
            </w:r>
          </w:p>
        </w:tc>
        <w:tc>
          <w:tcPr>
            <w:tcW w:w="960" w:type="dxa"/>
            <w:tcBorders>
              <w:top w:val="nil"/>
              <w:left w:val="nil"/>
              <w:bottom w:val="single" w:sz="4" w:space="0" w:color="000000"/>
              <w:right w:val="single" w:sz="4" w:space="0" w:color="000000"/>
            </w:tcBorders>
            <w:shd w:val="clear" w:color="auto" w:fill="auto"/>
            <w:vAlign w:val="center"/>
            <w:hideMark/>
          </w:tcPr>
          <w:p w14:paraId="7D621E50"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10.4525</w:t>
            </w:r>
          </w:p>
        </w:tc>
        <w:tc>
          <w:tcPr>
            <w:tcW w:w="960" w:type="dxa"/>
            <w:tcBorders>
              <w:top w:val="nil"/>
              <w:left w:val="nil"/>
              <w:bottom w:val="single" w:sz="4" w:space="0" w:color="000000"/>
              <w:right w:val="single" w:sz="4" w:space="0" w:color="000000"/>
            </w:tcBorders>
            <w:shd w:val="clear" w:color="auto" w:fill="auto"/>
            <w:vAlign w:val="center"/>
            <w:hideMark/>
          </w:tcPr>
          <w:p w14:paraId="3831CD16"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8.91E+07</w:t>
            </w:r>
          </w:p>
        </w:tc>
        <w:tc>
          <w:tcPr>
            <w:tcW w:w="960" w:type="dxa"/>
            <w:tcBorders>
              <w:top w:val="nil"/>
              <w:left w:val="nil"/>
              <w:bottom w:val="single" w:sz="4" w:space="0" w:color="000000"/>
              <w:right w:val="single" w:sz="4" w:space="0" w:color="000000"/>
            </w:tcBorders>
            <w:shd w:val="clear" w:color="auto" w:fill="auto"/>
            <w:vAlign w:val="center"/>
            <w:hideMark/>
          </w:tcPr>
          <w:p w14:paraId="69959FBA"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1.695</w:t>
            </w:r>
          </w:p>
        </w:tc>
      </w:tr>
      <w:tr w:rsidR="00297CA4" w:rsidRPr="00297CA4" w14:paraId="1BF21B7B" w14:textId="77777777" w:rsidTr="00297CA4">
        <w:trPr>
          <w:trHeight w:val="288"/>
          <w:jc w:val="center"/>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07C979CE"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20341.5</w:t>
            </w:r>
          </w:p>
        </w:tc>
        <w:tc>
          <w:tcPr>
            <w:tcW w:w="960" w:type="dxa"/>
            <w:tcBorders>
              <w:top w:val="nil"/>
              <w:left w:val="nil"/>
              <w:bottom w:val="single" w:sz="4" w:space="0" w:color="000000"/>
              <w:right w:val="single" w:sz="4" w:space="0" w:color="000000"/>
            </w:tcBorders>
            <w:shd w:val="clear" w:color="auto" w:fill="auto"/>
            <w:vAlign w:val="center"/>
            <w:hideMark/>
          </w:tcPr>
          <w:p w14:paraId="5752803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14048.5</w:t>
            </w:r>
          </w:p>
        </w:tc>
        <w:tc>
          <w:tcPr>
            <w:tcW w:w="960" w:type="dxa"/>
            <w:tcBorders>
              <w:top w:val="nil"/>
              <w:left w:val="nil"/>
              <w:bottom w:val="single" w:sz="4" w:space="0" w:color="000000"/>
              <w:right w:val="single" w:sz="4" w:space="0" w:color="000000"/>
            </w:tcBorders>
            <w:shd w:val="clear" w:color="auto" w:fill="auto"/>
            <w:vAlign w:val="center"/>
            <w:hideMark/>
          </w:tcPr>
          <w:p w14:paraId="130CC606"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0.4</w:t>
            </w:r>
          </w:p>
        </w:tc>
        <w:tc>
          <w:tcPr>
            <w:tcW w:w="960" w:type="dxa"/>
            <w:tcBorders>
              <w:top w:val="nil"/>
              <w:left w:val="nil"/>
              <w:bottom w:val="single" w:sz="4" w:space="0" w:color="000000"/>
              <w:right w:val="single" w:sz="4" w:space="0" w:color="000000"/>
            </w:tcBorders>
            <w:shd w:val="clear" w:color="auto" w:fill="auto"/>
            <w:vAlign w:val="center"/>
            <w:hideMark/>
          </w:tcPr>
          <w:p w14:paraId="6C158F12"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8.675</w:t>
            </w:r>
          </w:p>
        </w:tc>
        <w:tc>
          <w:tcPr>
            <w:tcW w:w="960" w:type="dxa"/>
            <w:tcBorders>
              <w:top w:val="nil"/>
              <w:left w:val="nil"/>
              <w:bottom w:val="single" w:sz="4" w:space="0" w:color="000000"/>
              <w:right w:val="single" w:sz="4" w:space="0" w:color="000000"/>
            </w:tcBorders>
            <w:shd w:val="clear" w:color="auto" w:fill="auto"/>
            <w:vAlign w:val="center"/>
            <w:hideMark/>
          </w:tcPr>
          <w:p w14:paraId="121E9CE7"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3518.5</w:t>
            </w:r>
          </w:p>
        </w:tc>
        <w:tc>
          <w:tcPr>
            <w:tcW w:w="960" w:type="dxa"/>
            <w:tcBorders>
              <w:top w:val="nil"/>
              <w:left w:val="nil"/>
              <w:bottom w:val="single" w:sz="4" w:space="0" w:color="000000"/>
              <w:right w:val="single" w:sz="4" w:space="0" w:color="000000"/>
            </w:tcBorders>
            <w:shd w:val="clear" w:color="auto" w:fill="auto"/>
            <w:vAlign w:val="center"/>
            <w:hideMark/>
          </w:tcPr>
          <w:p w14:paraId="3B760B08"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11.925</w:t>
            </w:r>
          </w:p>
        </w:tc>
        <w:tc>
          <w:tcPr>
            <w:tcW w:w="960" w:type="dxa"/>
            <w:tcBorders>
              <w:top w:val="nil"/>
              <w:left w:val="nil"/>
              <w:bottom w:val="single" w:sz="4" w:space="0" w:color="000000"/>
              <w:right w:val="single" w:sz="4" w:space="0" w:color="000000"/>
            </w:tcBorders>
            <w:shd w:val="clear" w:color="auto" w:fill="auto"/>
            <w:vAlign w:val="center"/>
            <w:hideMark/>
          </w:tcPr>
          <w:p w14:paraId="3A9205D4"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9.72E+07</w:t>
            </w:r>
          </w:p>
        </w:tc>
        <w:tc>
          <w:tcPr>
            <w:tcW w:w="960" w:type="dxa"/>
            <w:tcBorders>
              <w:top w:val="nil"/>
              <w:left w:val="nil"/>
              <w:bottom w:val="single" w:sz="4" w:space="0" w:color="000000"/>
              <w:right w:val="single" w:sz="4" w:space="0" w:color="000000"/>
            </w:tcBorders>
            <w:shd w:val="clear" w:color="auto" w:fill="auto"/>
            <w:vAlign w:val="center"/>
            <w:hideMark/>
          </w:tcPr>
          <w:p w14:paraId="0EF65A47"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1.795</w:t>
            </w:r>
          </w:p>
        </w:tc>
      </w:tr>
      <w:tr w:rsidR="00297CA4" w:rsidRPr="00297CA4" w14:paraId="566999A1" w14:textId="77777777" w:rsidTr="00297CA4">
        <w:trPr>
          <w:trHeight w:val="288"/>
          <w:jc w:val="center"/>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3214EE50"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25749.5</w:t>
            </w:r>
          </w:p>
        </w:tc>
        <w:tc>
          <w:tcPr>
            <w:tcW w:w="960" w:type="dxa"/>
            <w:tcBorders>
              <w:top w:val="nil"/>
              <w:left w:val="nil"/>
              <w:bottom w:val="single" w:sz="4" w:space="0" w:color="000000"/>
              <w:right w:val="single" w:sz="4" w:space="0" w:color="000000"/>
            </w:tcBorders>
            <w:shd w:val="clear" w:color="auto" w:fill="auto"/>
            <w:vAlign w:val="center"/>
            <w:hideMark/>
          </w:tcPr>
          <w:p w14:paraId="6807487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16994.5</w:t>
            </w:r>
          </w:p>
        </w:tc>
        <w:tc>
          <w:tcPr>
            <w:tcW w:w="960" w:type="dxa"/>
            <w:tcBorders>
              <w:top w:val="nil"/>
              <w:left w:val="nil"/>
              <w:bottom w:val="single" w:sz="4" w:space="0" w:color="000000"/>
              <w:right w:val="single" w:sz="4" w:space="0" w:color="000000"/>
            </w:tcBorders>
            <w:shd w:val="clear" w:color="auto" w:fill="auto"/>
            <w:vAlign w:val="center"/>
            <w:hideMark/>
          </w:tcPr>
          <w:p w14:paraId="7A747337"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0.48</w:t>
            </w:r>
          </w:p>
        </w:tc>
        <w:tc>
          <w:tcPr>
            <w:tcW w:w="960" w:type="dxa"/>
            <w:tcBorders>
              <w:top w:val="nil"/>
              <w:left w:val="nil"/>
              <w:bottom w:val="single" w:sz="4" w:space="0" w:color="000000"/>
              <w:right w:val="single" w:sz="4" w:space="0" w:color="000000"/>
            </w:tcBorders>
            <w:shd w:val="clear" w:color="auto" w:fill="auto"/>
            <w:vAlign w:val="center"/>
            <w:hideMark/>
          </w:tcPr>
          <w:p w14:paraId="607511B2"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10.8275</w:t>
            </w:r>
          </w:p>
        </w:tc>
        <w:tc>
          <w:tcPr>
            <w:tcW w:w="960" w:type="dxa"/>
            <w:tcBorders>
              <w:top w:val="nil"/>
              <w:left w:val="nil"/>
              <w:bottom w:val="single" w:sz="4" w:space="0" w:color="000000"/>
              <w:right w:val="single" w:sz="4" w:space="0" w:color="000000"/>
            </w:tcBorders>
            <w:shd w:val="clear" w:color="auto" w:fill="auto"/>
            <w:vAlign w:val="center"/>
            <w:hideMark/>
          </w:tcPr>
          <w:p w14:paraId="0634B84D"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3790</w:t>
            </w:r>
          </w:p>
        </w:tc>
        <w:tc>
          <w:tcPr>
            <w:tcW w:w="960" w:type="dxa"/>
            <w:tcBorders>
              <w:top w:val="nil"/>
              <w:left w:val="nil"/>
              <w:bottom w:val="single" w:sz="4" w:space="0" w:color="000000"/>
              <w:right w:val="single" w:sz="4" w:space="0" w:color="000000"/>
            </w:tcBorders>
            <w:shd w:val="clear" w:color="auto" w:fill="auto"/>
            <w:vAlign w:val="center"/>
            <w:hideMark/>
          </w:tcPr>
          <w:p w14:paraId="2F8F2542"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14.22</w:t>
            </w:r>
          </w:p>
        </w:tc>
        <w:tc>
          <w:tcPr>
            <w:tcW w:w="960" w:type="dxa"/>
            <w:tcBorders>
              <w:top w:val="nil"/>
              <w:left w:val="nil"/>
              <w:bottom w:val="single" w:sz="4" w:space="0" w:color="000000"/>
              <w:right w:val="single" w:sz="4" w:space="0" w:color="000000"/>
            </w:tcBorders>
            <w:shd w:val="clear" w:color="auto" w:fill="auto"/>
            <w:vAlign w:val="center"/>
            <w:hideMark/>
          </w:tcPr>
          <w:p w14:paraId="2195332A"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1.05E+08</w:t>
            </w:r>
          </w:p>
        </w:tc>
        <w:tc>
          <w:tcPr>
            <w:tcW w:w="960" w:type="dxa"/>
            <w:tcBorders>
              <w:top w:val="nil"/>
              <w:left w:val="nil"/>
              <w:bottom w:val="single" w:sz="4" w:space="0" w:color="000000"/>
              <w:right w:val="single" w:sz="4" w:space="0" w:color="000000"/>
            </w:tcBorders>
            <w:shd w:val="clear" w:color="auto" w:fill="auto"/>
            <w:vAlign w:val="center"/>
            <w:hideMark/>
          </w:tcPr>
          <w:p w14:paraId="73D89218"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1.8925</w:t>
            </w:r>
          </w:p>
        </w:tc>
      </w:tr>
      <w:tr w:rsidR="00297CA4" w:rsidRPr="00297CA4" w14:paraId="57DF1FBD" w14:textId="77777777" w:rsidTr="00297CA4">
        <w:trPr>
          <w:trHeight w:val="288"/>
          <w:jc w:val="center"/>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2C379985"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46289</w:t>
            </w:r>
          </w:p>
        </w:tc>
        <w:tc>
          <w:tcPr>
            <w:tcW w:w="960" w:type="dxa"/>
            <w:tcBorders>
              <w:top w:val="nil"/>
              <w:left w:val="nil"/>
              <w:bottom w:val="single" w:sz="4" w:space="0" w:color="000000"/>
              <w:right w:val="single" w:sz="4" w:space="0" w:color="000000"/>
            </w:tcBorders>
            <w:shd w:val="clear" w:color="auto" w:fill="auto"/>
            <w:vAlign w:val="center"/>
            <w:hideMark/>
          </w:tcPr>
          <w:p w14:paraId="6C094999"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35012</w:t>
            </w:r>
          </w:p>
        </w:tc>
        <w:tc>
          <w:tcPr>
            <w:tcW w:w="960" w:type="dxa"/>
            <w:tcBorders>
              <w:top w:val="nil"/>
              <w:left w:val="nil"/>
              <w:bottom w:val="single" w:sz="4" w:space="0" w:color="000000"/>
              <w:right w:val="single" w:sz="4" w:space="0" w:color="000000"/>
            </w:tcBorders>
            <w:shd w:val="clear" w:color="auto" w:fill="auto"/>
            <w:vAlign w:val="center"/>
            <w:hideMark/>
          </w:tcPr>
          <w:p w14:paraId="3B595AF5"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0.81</w:t>
            </w:r>
          </w:p>
        </w:tc>
        <w:tc>
          <w:tcPr>
            <w:tcW w:w="960" w:type="dxa"/>
            <w:tcBorders>
              <w:top w:val="nil"/>
              <w:left w:val="nil"/>
              <w:bottom w:val="single" w:sz="4" w:space="0" w:color="000000"/>
              <w:right w:val="single" w:sz="4" w:space="0" w:color="000000"/>
            </w:tcBorders>
            <w:shd w:val="clear" w:color="auto" w:fill="auto"/>
            <w:vAlign w:val="center"/>
            <w:hideMark/>
          </w:tcPr>
          <w:p w14:paraId="6E0343E4"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12.75</w:t>
            </w:r>
          </w:p>
        </w:tc>
        <w:tc>
          <w:tcPr>
            <w:tcW w:w="960" w:type="dxa"/>
            <w:tcBorders>
              <w:top w:val="nil"/>
              <w:left w:val="nil"/>
              <w:bottom w:val="single" w:sz="4" w:space="0" w:color="000000"/>
              <w:right w:val="single" w:sz="4" w:space="0" w:color="000000"/>
            </w:tcBorders>
            <w:shd w:val="clear" w:color="auto" w:fill="auto"/>
            <w:vAlign w:val="center"/>
            <w:hideMark/>
          </w:tcPr>
          <w:p w14:paraId="0E506855"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4197</w:t>
            </w:r>
          </w:p>
        </w:tc>
        <w:tc>
          <w:tcPr>
            <w:tcW w:w="960" w:type="dxa"/>
            <w:tcBorders>
              <w:top w:val="nil"/>
              <w:left w:val="nil"/>
              <w:bottom w:val="single" w:sz="4" w:space="0" w:color="000000"/>
              <w:right w:val="single" w:sz="4" w:space="0" w:color="000000"/>
            </w:tcBorders>
            <w:shd w:val="clear" w:color="auto" w:fill="auto"/>
            <w:vAlign w:val="center"/>
            <w:hideMark/>
          </w:tcPr>
          <w:p w14:paraId="3DBF4AF0"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20.33</w:t>
            </w:r>
          </w:p>
        </w:tc>
        <w:tc>
          <w:tcPr>
            <w:tcW w:w="960" w:type="dxa"/>
            <w:tcBorders>
              <w:top w:val="nil"/>
              <w:left w:val="nil"/>
              <w:bottom w:val="single" w:sz="4" w:space="0" w:color="000000"/>
              <w:right w:val="single" w:sz="4" w:space="0" w:color="000000"/>
            </w:tcBorders>
            <w:shd w:val="clear" w:color="auto" w:fill="auto"/>
            <w:vAlign w:val="center"/>
            <w:hideMark/>
          </w:tcPr>
          <w:p w14:paraId="6EAAACA8"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1.14E+08</w:t>
            </w:r>
          </w:p>
        </w:tc>
        <w:tc>
          <w:tcPr>
            <w:tcW w:w="960" w:type="dxa"/>
            <w:tcBorders>
              <w:top w:val="nil"/>
              <w:left w:val="nil"/>
              <w:bottom w:val="single" w:sz="4" w:space="0" w:color="000000"/>
              <w:right w:val="single" w:sz="4" w:space="0" w:color="000000"/>
            </w:tcBorders>
            <w:shd w:val="clear" w:color="auto" w:fill="auto"/>
            <w:vAlign w:val="center"/>
            <w:hideMark/>
          </w:tcPr>
          <w:p w14:paraId="24AE9036"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2.08</w:t>
            </w:r>
          </w:p>
        </w:tc>
      </w:tr>
    </w:tbl>
    <w:p w14:paraId="2F32B3B6" w14:textId="77777777" w:rsidR="00E97692" w:rsidRDefault="00E97692" w:rsidP="00AD754C">
      <w:pPr>
        <w:ind w:firstLine="0"/>
      </w:pPr>
    </w:p>
    <w:p w14:paraId="6859D9D0" w14:textId="5A05FC31" w:rsidR="0050733F" w:rsidRPr="00E97692" w:rsidRDefault="006C17AC" w:rsidP="0050733F">
      <w:r>
        <w:t>This t</w:t>
      </w:r>
      <w:r w:rsidRPr="006C17AC">
        <w:t xml:space="preserve">able contains </w:t>
      </w:r>
      <w:r>
        <w:t>the</w:t>
      </w:r>
      <w:r w:rsidRPr="006C17AC">
        <w:t xml:space="preserve"> aggregat</w:t>
      </w:r>
      <w:r>
        <w:t>ion</w:t>
      </w:r>
      <w:r w:rsidRPr="006C17AC">
        <w:t xml:space="preserve"> of numerical characteristics of the data, which characterizes the costs and returns in agriculture throughout the years, as well as other economic indicators. There are different columns in the table: Cash Costs, Non-Cash Costs, Imputed Costs, Total Costs, Gross Returns, Returns Above Cash Costs, Net Returns, Cost per Kilogram, Yield per Hectare, Farmgate Price, Population and Annual % Change</w:t>
      </w:r>
      <w:r>
        <w:t>.</w:t>
      </w:r>
    </w:p>
    <w:p w14:paraId="4803094F" w14:textId="77777777" w:rsidR="00E97692" w:rsidRDefault="00E97692" w:rsidP="00E97692">
      <w:pPr>
        <w:pStyle w:val="Heading2"/>
      </w:pPr>
      <w:r>
        <w:t>Data Cleaning</w:t>
      </w:r>
    </w:p>
    <w:p w14:paraId="6EDE556C" w14:textId="26E4E658" w:rsidR="004E004F" w:rsidRPr="004E004F" w:rsidRDefault="004E004F" w:rsidP="004E004F">
      <w:pPr>
        <w:rPr>
          <w:lang w:val="en-PH"/>
        </w:rPr>
      </w:pPr>
      <w:r>
        <w:t xml:space="preserve">Data cleaning </w:t>
      </w:r>
      <w:r w:rsidRPr="004E004F">
        <w:rPr>
          <w:lang w:val="en-PH"/>
        </w:rPr>
        <w:t xml:space="preserve">is the procedure for locating and eliminating errors, inconsistencies, and inaccuracies from a dataset. </w:t>
      </w:r>
    </w:p>
    <w:p w14:paraId="75CD6843" w14:textId="1E0C21A0" w:rsidR="00E97692" w:rsidRDefault="004E004F" w:rsidP="00E97692">
      <w:r w:rsidRPr="004E004F">
        <w:t>The process</w:t>
      </w:r>
      <w:r>
        <w:t xml:space="preserve"> of data cleaning in this system</w:t>
      </w:r>
      <w:r w:rsidRPr="004E004F">
        <w:t xml:space="preserve"> starts with reading the data set saved in a CSV file into a </w:t>
      </w:r>
      <w:proofErr w:type="spellStart"/>
      <w:r w:rsidRPr="004E004F">
        <w:t>DataFrame</w:t>
      </w:r>
      <w:proofErr w:type="spellEnd"/>
      <w:r w:rsidRPr="004E004F">
        <w:t xml:space="preserve"> which enhances its usability. Subsequently, the notebook marks out the presence of missing values in the given dataset, which is helpful for understanding whether any of the columns in a dataset needs further handling such as </w:t>
      </w:r>
      <w:r w:rsidRPr="004E004F">
        <w:lastRenderedPageBreak/>
        <w:t xml:space="preserve">imputation. The </w:t>
      </w:r>
      <w:proofErr w:type="gramStart"/>
      <w:r w:rsidRPr="004E004F">
        <w:t>last data preparation</w:t>
      </w:r>
      <w:proofErr w:type="gramEnd"/>
      <w:r w:rsidRPr="004E004F">
        <w:t xml:space="preserve"> step is to convert some of the columns from objects to numerical types for better analysis in the next stages of data preparation. It is performed to allow later calculations and analysis of the data collected as a part of this project, in the correct format. These steps taken together make the dataset ready for more granular analysis and modeling which can be built on this clean and consistent platform.</w:t>
      </w:r>
    </w:p>
    <w:p w14:paraId="1DE353F9" w14:textId="613280BF" w:rsidR="00751499" w:rsidRPr="003E5CA0" w:rsidRDefault="00751499" w:rsidP="00751499">
      <w:pPr>
        <w:ind w:firstLine="0"/>
        <w:rPr>
          <w:b/>
          <w:bCs/>
        </w:rPr>
      </w:pPr>
      <w:r w:rsidRPr="003E5CA0">
        <w:rPr>
          <w:b/>
          <w:bCs/>
        </w:rPr>
        <w:t>Table 5</w:t>
      </w:r>
    </w:p>
    <w:p w14:paraId="3F114064" w14:textId="20C3EA0F" w:rsidR="00751499" w:rsidRDefault="00751499" w:rsidP="00751499">
      <w:pPr>
        <w:ind w:firstLine="0"/>
        <w:rPr>
          <w:i/>
          <w:iCs/>
        </w:rPr>
      </w:pPr>
      <w:r>
        <w:rPr>
          <w:i/>
          <w:iCs/>
        </w:rPr>
        <w:t>Process for the data cleaning</w:t>
      </w:r>
    </w:p>
    <w:tbl>
      <w:tblPr>
        <w:tblStyle w:val="GridTable6Colorful"/>
        <w:tblW w:w="8222" w:type="dxa"/>
        <w:tblLook w:val="04A0" w:firstRow="1" w:lastRow="0" w:firstColumn="1" w:lastColumn="0" w:noHBand="0" w:noVBand="1"/>
      </w:tblPr>
      <w:tblGrid>
        <w:gridCol w:w="573"/>
        <w:gridCol w:w="1126"/>
        <w:gridCol w:w="6597"/>
      </w:tblGrid>
      <w:tr w:rsidR="00751499" w:rsidRPr="00751499" w14:paraId="29B0404A" w14:textId="77777777" w:rsidTr="00751499">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3" w:type="dxa"/>
            <w:shd w:val="clear" w:color="auto" w:fill="FFFFFF" w:themeFill="background1"/>
            <w:hideMark/>
          </w:tcPr>
          <w:p w14:paraId="546FB2D6" w14:textId="77777777" w:rsidR="00751499" w:rsidRPr="00751499" w:rsidRDefault="00751499" w:rsidP="00751499">
            <w:pPr>
              <w:spacing w:before="0"/>
              <w:ind w:firstLine="0"/>
              <w:contextualSpacing w:val="0"/>
              <w:jc w:val="center"/>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Step #</w:t>
            </w:r>
          </w:p>
        </w:tc>
        <w:tc>
          <w:tcPr>
            <w:tcW w:w="2797" w:type="dxa"/>
            <w:shd w:val="clear" w:color="auto" w:fill="FFFFFF" w:themeFill="background1"/>
            <w:hideMark/>
          </w:tcPr>
          <w:p w14:paraId="5C2C9AFA" w14:textId="77777777" w:rsidR="00751499" w:rsidRPr="00751499" w:rsidRDefault="00751499" w:rsidP="00751499">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Description</w:t>
            </w:r>
          </w:p>
        </w:tc>
        <w:tc>
          <w:tcPr>
            <w:tcW w:w="4432" w:type="dxa"/>
            <w:shd w:val="clear" w:color="auto" w:fill="FFFFFF" w:themeFill="background1"/>
            <w:hideMark/>
          </w:tcPr>
          <w:p w14:paraId="3642547E" w14:textId="77777777" w:rsidR="00751499" w:rsidRPr="00751499" w:rsidRDefault="00751499" w:rsidP="00751499">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Code Used</w:t>
            </w:r>
          </w:p>
        </w:tc>
      </w:tr>
      <w:tr w:rsidR="00751499" w:rsidRPr="00751499" w14:paraId="4897FB32" w14:textId="77777777" w:rsidTr="00751499">
        <w:trPr>
          <w:cnfStyle w:val="000000100000" w:firstRow="0" w:lastRow="0" w:firstColumn="0" w:lastColumn="0" w:oddVBand="0" w:evenVBand="0" w:oddHBand="1" w:evenHBand="0" w:firstRowFirstColumn="0" w:firstRowLastColumn="0" w:lastRowFirstColumn="0" w:lastRowLastColumn="0"/>
          <w:trHeight w:val="2304"/>
        </w:trPr>
        <w:tc>
          <w:tcPr>
            <w:cnfStyle w:val="001000000000" w:firstRow="0" w:lastRow="0" w:firstColumn="1" w:lastColumn="0" w:oddVBand="0" w:evenVBand="0" w:oddHBand="0" w:evenHBand="0" w:firstRowFirstColumn="0" w:firstRowLastColumn="0" w:lastRowFirstColumn="0" w:lastRowLastColumn="0"/>
            <w:tcW w:w="993" w:type="dxa"/>
            <w:shd w:val="clear" w:color="auto" w:fill="FFFFFF" w:themeFill="background1"/>
            <w:hideMark/>
          </w:tcPr>
          <w:p w14:paraId="699F1A8A" w14:textId="77777777" w:rsidR="00751499" w:rsidRPr="00751499" w:rsidRDefault="00751499" w:rsidP="00751499">
            <w:pPr>
              <w:spacing w:before="0"/>
              <w:ind w:firstLine="0"/>
              <w:contextualSpacing w:val="0"/>
              <w:jc w:val="center"/>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1</w:t>
            </w:r>
          </w:p>
        </w:tc>
        <w:tc>
          <w:tcPr>
            <w:tcW w:w="2797" w:type="dxa"/>
            <w:shd w:val="clear" w:color="auto" w:fill="FFFFFF" w:themeFill="background1"/>
            <w:hideMark/>
          </w:tcPr>
          <w:p w14:paraId="17CA2129" w14:textId="211EBFA9" w:rsidR="00751499" w:rsidRPr="00751499" w:rsidRDefault="00465142" w:rsidP="00751499">
            <w:pPr>
              <w:spacing w:before="0"/>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465142">
              <w:rPr>
                <w:rFonts w:ascii="Aptos Narrow" w:hAnsi="Aptos Narrow"/>
                <w:color w:val="000000"/>
                <w:sz w:val="22"/>
                <w:szCs w:val="22"/>
                <w:lang w:eastAsia="en-PH"/>
              </w:rPr>
              <w:t xml:space="preserve">Loading the data using the CSV file into a </w:t>
            </w:r>
            <w:proofErr w:type="spellStart"/>
            <w:r w:rsidRPr="00465142">
              <w:rPr>
                <w:rFonts w:ascii="Aptos Narrow" w:hAnsi="Aptos Narrow"/>
                <w:color w:val="000000"/>
                <w:sz w:val="22"/>
                <w:szCs w:val="22"/>
                <w:lang w:eastAsia="en-PH"/>
              </w:rPr>
              <w:t>DataFrame</w:t>
            </w:r>
            <w:proofErr w:type="spellEnd"/>
          </w:p>
        </w:tc>
        <w:tc>
          <w:tcPr>
            <w:tcW w:w="4432" w:type="dxa"/>
            <w:shd w:val="clear" w:color="auto" w:fill="FFFFFF" w:themeFill="background1"/>
            <w:hideMark/>
          </w:tcPr>
          <w:p w14:paraId="4066F37E" w14:textId="77777777" w:rsidR="00751499" w:rsidRPr="00751499" w:rsidRDefault="00751499" w:rsidP="00751499">
            <w:pPr>
              <w:spacing w:before="0"/>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Arial Unicode MS" w:hAnsi="Arial Unicode MS"/>
                <w:color w:val="000000"/>
                <w:sz w:val="20"/>
                <w:szCs w:val="20"/>
                <w:lang w:val="en-PH" w:eastAsia="en-PH"/>
              </w:rPr>
            </w:pPr>
            <w:r w:rsidRPr="00751499">
              <w:rPr>
                <w:rFonts w:ascii="Arial Unicode MS" w:hAnsi="Arial Unicode MS"/>
                <w:color w:val="000000"/>
                <w:sz w:val="20"/>
                <w:szCs w:val="20"/>
                <w:lang w:val="en-PH" w:eastAsia="en-PH"/>
              </w:rPr>
              <w:t xml:space="preserve">data = </w:t>
            </w:r>
            <w:proofErr w:type="spellStart"/>
            <w:proofErr w:type="gramStart"/>
            <w:r w:rsidRPr="00751499">
              <w:rPr>
                <w:rFonts w:ascii="Arial Unicode MS" w:hAnsi="Arial Unicode MS"/>
                <w:color w:val="000000"/>
                <w:sz w:val="20"/>
                <w:szCs w:val="20"/>
                <w:lang w:val="en-PH" w:eastAsia="en-PH"/>
              </w:rPr>
              <w:t>pd.read</w:t>
            </w:r>
            <w:proofErr w:type="gramEnd"/>
            <w:r w:rsidRPr="00751499">
              <w:rPr>
                <w:rFonts w:ascii="Arial Unicode MS" w:hAnsi="Arial Unicode MS"/>
                <w:color w:val="000000"/>
                <w:sz w:val="20"/>
                <w:szCs w:val="20"/>
                <w:lang w:val="en-PH" w:eastAsia="en-PH"/>
              </w:rPr>
              <w:t>_csv</w:t>
            </w:r>
            <w:proofErr w:type="spellEnd"/>
            <w:r w:rsidRPr="00751499">
              <w:rPr>
                <w:rFonts w:ascii="Arial Unicode MS" w:hAnsi="Arial Unicode MS"/>
                <w:color w:val="000000"/>
                <w:sz w:val="20"/>
                <w:szCs w:val="20"/>
                <w:lang w:val="en-PH" w:eastAsia="en-PH"/>
              </w:rPr>
              <w:t>('filtered_data.csv')</w:t>
            </w:r>
          </w:p>
        </w:tc>
      </w:tr>
      <w:tr w:rsidR="00751499" w:rsidRPr="00751499" w14:paraId="5768526B" w14:textId="77777777" w:rsidTr="00751499">
        <w:trPr>
          <w:trHeight w:val="1728"/>
        </w:trPr>
        <w:tc>
          <w:tcPr>
            <w:cnfStyle w:val="001000000000" w:firstRow="0" w:lastRow="0" w:firstColumn="1" w:lastColumn="0" w:oddVBand="0" w:evenVBand="0" w:oddHBand="0" w:evenHBand="0" w:firstRowFirstColumn="0" w:firstRowLastColumn="0" w:lastRowFirstColumn="0" w:lastRowLastColumn="0"/>
            <w:tcW w:w="993" w:type="dxa"/>
            <w:shd w:val="clear" w:color="auto" w:fill="FFFFFF" w:themeFill="background1"/>
            <w:hideMark/>
          </w:tcPr>
          <w:p w14:paraId="098C7F84" w14:textId="77777777" w:rsidR="00751499" w:rsidRPr="00751499" w:rsidRDefault="00751499" w:rsidP="00751499">
            <w:pPr>
              <w:spacing w:before="0"/>
              <w:ind w:firstLine="0"/>
              <w:contextualSpacing w:val="0"/>
              <w:jc w:val="center"/>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2</w:t>
            </w:r>
          </w:p>
        </w:tc>
        <w:tc>
          <w:tcPr>
            <w:tcW w:w="2797" w:type="dxa"/>
            <w:shd w:val="clear" w:color="auto" w:fill="FFFFFF" w:themeFill="background1"/>
            <w:hideMark/>
          </w:tcPr>
          <w:p w14:paraId="6E048FF7" w14:textId="228D7FC8" w:rsidR="00751499" w:rsidRPr="00751499" w:rsidRDefault="00465142" w:rsidP="00751499">
            <w:pPr>
              <w:spacing w:before="0"/>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465142">
              <w:rPr>
                <w:rFonts w:ascii="Aptos Narrow" w:hAnsi="Aptos Narrow"/>
                <w:color w:val="000000"/>
                <w:sz w:val="22"/>
                <w:szCs w:val="22"/>
                <w:lang w:eastAsia="en-PH"/>
              </w:rPr>
              <w:t>Verifying for missing values on all variables</w:t>
            </w:r>
          </w:p>
        </w:tc>
        <w:tc>
          <w:tcPr>
            <w:tcW w:w="4432" w:type="dxa"/>
            <w:shd w:val="clear" w:color="auto" w:fill="FFFFFF" w:themeFill="background1"/>
            <w:hideMark/>
          </w:tcPr>
          <w:p w14:paraId="4013EC98" w14:textId="77777777" w:rsidR="00751499" w:rsidRPr="00751499" w:rsidRDefault="00751499" w:rsidP="00751499">
            <w:pPr>
              <w:spacing w:before="0"/>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Unicode MS" w:hAnsi="Arial Unicode MS"/>
                <w:color w:val="000000"/>
                <w:sz w:val="20"/>
                <w:szCs w:val="20"/>
                <w:lang w:val="en-PH" w:eastAsia="en-PH"/>
              </w:rPr>
            </w:pPr>
            <w:proofErr w:type="spellStart"/>
            <w:proofErr w:type="gramStart"/>
            <w:r w:rsidRPr="00751499">
              <w:rPr>
                <w:rFonts w:ascii="Arial Unicode MS" w:hAnsi="Arial Unicode MS"/>
                <w:color w:val="000000"/>
                <w:sz w:val="20"/>
                <w:szCs w:val="20"/>
                <w:lang w:val="en-PH" w:eastAsia="en-PH"/>
              </w:rPr>
              <w:t>data.isnull</w:t>
            </w:r>
            <w:proofErr w:type="spellEnd"/>
            <w:proofErr w:type="gramEnd"/>
            <w:r w:rsidRPr="00751499">
              <w:rPr>
                <w:rFonts w:ascii="Arial Unicode MS" w:hAnsi="Arial Unicode MS"/>
                <w:color w:val="000000"/>
                <w:sz w:val="20"/>
                <w:szCs w:val="20"/>
                <w:lang w:val="en-PH" w:eastAsia="en-PH"/>
              </w:rPr>
              <w:t>().sum()</w:t>
            </w:r>
          </w:p>
        </w:tc>
      </w:tr>
      <w:tr w:rsidR="00751499" w:rsidRPr="00751499" w14:paraId="5E21DA8C" w14:textId="77777777" w:rsidTr="00751499">
        <w:trPr>
          <w:cnfStyle w:val="000000100000" w:firstRow="0" w:lastRow="0" w:firstColumn="0" w:lastColumn="0" w:oddVBand="0" w:evenVBand="0" w:oddHBand="1" w:evenHBand="0" w:firstRowFirstColumn="0" w:firstRowLastColumn="0" w:lastRowFirstColumn="0" w:lastRowLastColumn="0"/>
          <w:trHeight w:val="2904"/>
        </w:trPr>
        <w:tc>
          <w:tcPr>
            <w:cnfStyle w:val="001000000000" w:firstRow="0" w:lastRow="0" w:firstColumn="1" w:lastColumn="0" w:oddVBand="0" w:evenVBand="0" w:oddHBand="0" w:evenHBand="0" w:firstRowFirstColumn="0" w:firstRowLastColumn="0" w:lastRowFirstColumn="0" w:lastRowLastColumn="0"/>
            <w:tcW w:w="993" w:type="dxa"/>
            <w:shd w:val="clear" w:color="auto" w:fill="FFFFFF" w:themeFill="background1"/>
            <w:hideMark/>
          </w:tcPr>
          <w:p w14:paraId="582EAC7C" w14:textId="77777777" w:rsidR="00751499" w:rsidRPr="00751499" w:rsidRDefault="00751499" w:rsidP="00751499">
            <w:pPr>
              <w:spacing w:before="0"/>
              <w:ind w:firstLine="0"/>
              <w:contextualSpacing w:val="0"/>
              <w:jc w:val="center"/>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3</w:t>
            </w:r>
          </w:p>
        </w:tc>
        <w:tc>
          <w:tcPr>
            <w:tcW w:w="2797" w:type="dxa"/>
            <w:shd w:val="clear" w:color="auto" w:fill="FFFFFF" w:themeFill="background1"/>
            <w:hideMark/>
          </w:tcPr>
          <w:p w14:paraId="119BF42E" w14:textId="14DAB632" w:rsidR="00751499" w:rsidRPr="00751499" w:rsidRDefault="00465142" w:rsidP="00751499">
            <w:pPr>
              <w:spacing w:before="0"/>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465142">
              <w:rPr>
                <w:rFonts w:ascii="Aptos Narrow" w:hAnsi="Aptos Narrow"/>
                <w:color w:val="000000"/>
                <w:sz w:val="22"/>
                <w:szCs w:val="22"/>
                <w:lang w:eastAsia="en-PH"/>
              </w:rPr>
              <w:t>Converting certain columns from string data type to numeric data type</w:t>
            </w:r>
          </w:p>
        </w:tc>
        <w:tc>
          <w:tcPr>
            <w:tcW w:w="4432" w:type="dxa"/>
            <w:shd w:val="clear" w:color="auto" w:fill="FFFFFF" w:themeFill="background1"/>
            <w:hideMark/>
          </w:tcPr>
          <w:p w14:paraId="26F3481A" w14:textId="77777777" w:rsidR="00751499" w:rsidRPr="00751499" w:rsidRDefault="00751499" w:rsidP="00751499">
            <w:pPr>
              <w:spacing w:before="0"/>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Arial Unicode MS" w:hAnsi="Arial Unicode MS"/>
                <w:color w:val="000000"/>
                <w:sz w:val="20"/>
                <w:szCs w:val="20"/>
                <w:lang w:val="en-PH" w:eastAsia="en-PH"/>
              </w:rPr>
            </w:pPr>
            <w:r w:rsidRPr="00751499">
              <w:rPr>
                <w:rFonts w:ascii="Arial Unicode MS" w:hAnsi="Arial Unicode MS"/>
                <w:color w:val="000000"/>
                <w:sz w:val="20"/>
                <w:szCs w:val="20"/>
                <w:lang w:val="en-PH" w:eastAsia="en-PH"/>
              </w:rPr>
              <w:t>data[</w:t>
            </w:r>
            <w:proofErr w:type="spellStart"/>
            <w:r w:rsidRPr="00751499">
              <w:rPr>
                <w:rFonts w:ascii="Arial Unicode MS" w:hAnsi="Arial Unicode MS"/>
                <w:color w:val="000000"/>
                <w:sz w:val="20"/>
                <w:szCs w:val="20"/>
                <w:lang w:val="en-PH" w:eastAsia="en-PH"/>
              </w:rPr>
              <w:t>columns_to_convert</w:t>
            </w:r>
            <w:proofErr w:type="spellEnd"/>
            <w:r w:rsidRPr="00751499">
              <w:rPr>
                <w:rFonts w:ascii="Arial Unicode MS" w:hAnsi="Arial Unicode MS"/>
                <w:color w:val="000000"/>
                <w:sz w:val="20"/>
                <w:szCs w:val="20"/>
                <w:lang w:val="en-PH" w:eastAsia="en-PH"/>
              </w:rPr>
              <w:t>] = data[</w:t>
            </w:r>
            <w:proofErr w:type="spellStart"/>
            <w:r w:rsidRPr="00751499">
              <w:rPr>
                <w:rFonts w:ascii="Arial Unicode MS" w:hAnsi="Arial Unicode MS"/>
                <w:color w:val="000000"/>
                <w:sz w:val="20"/>
                <w:szCs w:val="20"/>
                <w:lang w:val="en-PH" w:eastAsia="en-PH"/>
              </w:rPr>
              <w:t>columns_to_convert</w:t>
            </w:r>
            <w:proofErr w:type="spellEnd"/>
            <w:proofErr w:type="gramStart"/>
            <w:r w:rsidRPr="00751499">
              <w:rPr>
                <w:rFonts w:ascii="Arial Unicode MS" w:hAnsi="Arial Unicode MS"/>
                <w:color w:val="000000"/>
                <w:sz w:val="20"/>
                <w:szCs w:val="20"/>
                <w:lang w:val="en-PH" w:eastAsia="en-PH"/>
              </w:rPr>
              <w:t>].apply</w:t>
            </w:r>
            <w:proofErr w:type="gramEnd"/>
            <w:r w:rsidRPr="00751499">
              <w:rPr>
                <w:rFonts w:ascii="Arial Unicode MS" w:hAnsi="Arial Unicode MS"/>
                <w:color w:val="000000"/>
                <w:sz w:val="20"/>
                <w:szCs w:val="20"/>
                <w:lang w:val="en-PH" w:eastAsia="en-PH"/>
              </w:rPr>
              <w:t>(</w:t>
            </w:r>
            <w:proofErr w:type="spellStart"/>
            <w:r w:rsidRPr="00751499">
              <w:rPr>
                <w:rFonts w:ascii="Arial Unicode MS" w:hAnsi="Arial Unicode MS"/>
                <w:color w:val="000000"/>
                <w:sz w:val="20"/>
                <w:szCs w:val="20"/>
                <w:lang w:val="en-PH" w:eastAsia="en-PH"/>
              </w:rPr>
              <w:t>pd.to_numeric</w:t>
            </w:r>
            <w:proofErr w:type="spellEnd"/>
            <w:r w:rsidRPr="00751499">
              <w:rPr>
                <w:rFonts w:ascii="Arial Unicode MS" w:hAnsi="Arial Unicode MS"/>
                <w:color w:val="000000"/>
                <w:sz w:val="20"/>
                <w:szCs w:val="20"/>
                <w:lang w:val="en-PH" w:eastAsia="en-PH"/>
              </w:rPr>
              <w:t>, errors='coerce')</w:t>
            </w:r>
          </w:p>
        </w:tc>
      </w:tr>
      <w:tr w:rsidR="00465142" w:rsidRPr="00751499" w14:paraId="1CE17B92" w14:textId="77777777" w:rsidTr="001D6F0F">
        <w:trPr>
          <w:trHeight w:val="1892"/>
        </w:trPr>
        <w:tc>
          <w:tcPr>
            <w:cnfStyle w:val="001000000000" w:firstRow="0" w:lastRow="0" w:firstColumn="1" w:lastColumn="0" w:oddVBand="0" w:evenVBand="0" w:oddHBand="0" w:evenHBand="0" w:firstRowFirstColumn="0" w:firstRowLastColumn="0" w:lastRowFirstColumn="0" w:lastRowLastColumn="0"/>
            <w:tcW w:w="993" w:type="dxa"/>
            <w:shd w:val="clear" w:color="auto" w:fill="FFFFFF" w:themeFill="background1"/>
            <w:hideMark/>
          </w:tcPr>
          <w:p w14:paraId="53CA032D" w14:textId="77777777" w:rsidR="00465142" w:rsidRPr="00751499" w:rsidRDefault="00465142" w:rsidP="00751499">
            <w:pPr>
              <w:spacing w:before="0"/>
              <w:ind w:firstLine="0"/>
              <w:contextualSpacing w:val="0"/>
              <w:jc w:val="center"/>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4</w:t>
            </w:r>
          </w:p>
        </w:tc>
        <w:tc>
          <w:tcPr>
            <w:tcW w:w="2797" w:type="dxa"/>
            <w:shd w:val="clear" w:color="auto" w:fill="FFFFFF" w:themeFill="background1"/>
            <w:hideMark/>
          </w:tcPr>
          <w:p w14:paraId="07E8B8C8" w14:textId="4CD8202D" w:rsidR="00465142" w:rsidRPr="00751499" w:rsidRDefault="00465142" w:rsidP="00751499">
            <w:pPr>
              <w:spacing w:before="0"/>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465142">
              <w:rPr>
                <w:rFonts w:ascii="Aptos Narrow" w:hAnsi="Aptos Narrow"/>
                <w:color w:val="000000"/>
                <w:sz w:val="22"/>
                <w:szCs w:val="22"/>
                <w:lang w:eastAsia="en-PH"/>
              </w:rPr>
              <w:t>Visualizing Missing Data</w:t>
            </w:r>
          </w:p>
        </w:tc>
        <w:tc>
          <w:tcPr>
            <w:tcW w:w="4432" w:type="dxa"/>
            <w:shd w:val="clear" w:color="auto" w:fill="FFFFFF" w:themeFill="background1"/>
            <w:hideMark/>
          </w:tcPr>
          <w:p w14:paraId="1EC03AF2" w14:textId="77777777" w:rsidR="00465142" w:rsidRDefault="00465142" w:rsidP="00751499">
            <w:pPr>
              <w:spacing w:before="0"/>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Unicode MS" w:hAnsi="Arial Unicode MS"/>
                <w:color w:val="000000"/>
                <w:sz w:val="20"/>
                <w:szCs w:val="20"/>
                <w:lang w:val="en-PH" w:eastAsia="en-PH"/>
              </w:rPr>
            </w:pPr>
            <w:r w:rsidRPr="00751499">
              <w:rPr>
                <w:rFonts w:ascii="Arial Unicode MS" w:hAnsi="Arial Unicode MS"/>
                <w:color w:val="000000"/>
                <w:sz w:val="20"/>
                <w:szCs w:val="20"/>
                <w:lang w:val="en-PH" w:eastAsia="en-PH"/>
              </w:rPr>
              <w:t xml:space="preserve">import </w:t>
            </w:r>
            <w:proofErr w:type="spellStart"/>
            <w:r w:rsidRPr="00751499">
              <w:rPr>
                <w:rFonts w:ascii="Arial Unicode MS" w:hAnsi="Arial Unicode MS"/>
                <w:color w:val="000000"/>
                <w:sz w:val="20"/>
                <w:szCs w:val="20"/>
                <w:lang w:val="en-PH" w:eastAsia="en-PH"/>
              </w:rPr>
              <w:t>missingno</w:t>
            </w:r>
            <w:proofErr w:type="spellEnd"/>
            <w:r w:rsidRPr="00751499">
              <w:rPr>
                <w:rFonts w:ascii="Arial Unicode MS" w:hAnsi="Arial Unicode MS"/>
                <w:color w:val="000000"/>
                <w:sz w:val="20"/>
                <w:szCs w:val="20"/>
                <w:lang w:val="en-PH" w:eastAsia="en-PH"/>
              </w:rPr>
              <w:t xml:space="preserve"> as </w:t>
            </w:r>
            <w:proofErr w:type="spellStart"/>
            <w:r w:rsidRPr="00751499">
              <w:rPr>
                <w:rFonts w:ascii="Arial Unicode MS" w:hAnsi="Arial Unicode MS"/>
                <w:color w:val="000000"/>
                <w:sz w:val="20"/>
                <w:szCs w:val="20"/>
                <w:lang w:val="en-PH" w:eastAsia="en-PH"/>
              </w:rPr>
              <w:t>msno</w:t>
            </w:r>
            <w:proofErr w:type="spellEnd"/>
          </w:p>
          <w:p w14:paraId="12E92669" w14:textId="77777777" w:rsidR="00465142" w:rsidRDefault="00465142" w:rsidP="00751499">
            <w:pPr>
              <w:spacing w:before="0"/>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Unicode MS" w:hAnsi="Arial Unicode MS"/>
                <w:color w:val="000000"/>
                <w:sz w:val="20"/>
                <w:szCs w:val="20"/>
                <w:lang w:val="en-PH" w:eastAsia="en-PH"/>
              </w:rPr>
            </w:pPr>
            <w:proofErr w:type="spellStart"/>
            <w:proofErr w:type="gramStart"/>
            <w:r w:rsidRPr="00751499">
              <w:rPr>
                <w:rFonts w:ascii="Arial Unicode MS" w:hAnsi="Arial Unicode MS"/>
                <w:color w:val="000000"/>
                <w:sz w:val="20"/>
                <w:szCs w:val="20"/>
                <w:lang w:val="en-PH" w:eastAsia="en-PH"/>
              </w:rPr>
              <w:t>msno.matrix</w:t>
            </w:r>
            <w:proofErr w:type="spellEnd"/>
            <w:proofErr w:type="gramEnd"/>
            <w:r w:rsidRPr="00751499">
              <w:rPr>
                <w:rFonts w:ascii="Arial Unicode MS" w:hAnsi="Arial Unicode MS"/>
                <w:color w:val="000000"/>
                <w:sz w:val="20"/>
                <w:szCs w:val="20"/>
                <w:lang w:val="en-PH" w:eastAsia="en-PH"/>
              </w:rPr>
              <w:t>(data)</w:t>
            </w:r>
          </w:p>
          <w:p w14:paraId="1EACE337" w14:textId="77777777" w:rsidR="00465142" w:rsidRPr="00751499" w:rsidRDefault="00465142" w:rsidP="00751499">
            <w:pPr>
              <w:spacing w:before="0"/>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Unicode MS" w:hAnsi="Arial Unicode MS"/>
                <w:color w:val="000000"/>
                <w:sz w:val="20"/>
                <w:szCs w:val="20"/>
                <w:lang w:val="en-PH" w:eastAsia="en-PH"/>
              </w:rPr>
            </w:pPr>
            <w:proofErr w:type="spellStart"/>
            <w:proofErr w:type="gramStart"/>
            <w:r w:rsidRPr="00751499">
              <w:rPr>
                <w:rFonts w:ascii="Arial Unicode MS" w:hAnsi="Arial Unicode MS"/>
                <w:color w:val="000000"/>
                <w:sz w:val="20"/>
                <w:szCs w:val="20"/>
                <w:lang w:val="en-PH" w:eastAsia="en-PH"/>
              </w:rPr>
              <w:t>plt.show</w:t>
            </w:r>
            <w:proofErr w:type="spellEnd"/>
            <w:proofErr w:type="gramEnd"/>
            <w:r w:rsidRPr="00751499">
              <w:rPr>
                <w:rFonts w:ascii="Arial Unicode MS" w:hAnsi="Arial Unicode MS"/>
                <w:color w:val="000000"/>
                <w:sz w:val="20"/>
                <w:szCs w:val="20"/>
                <w:lang w:val="en-PH" w:eastAsia="en-PH"/>
              </w:rPr>
              <w:t>()</w:t>
            </w:r>
          </w:p>
          <w:p w14:paraId="0605858F" w14:textId="12D11A89" w:rsidR="00465142" w:rsidRPr="00751499" w:rsidRDefault="00465142" w:rsidP="00751499">
            <w:pPr>
              <w:spacing w:before="0"/>
              <w:ind w:firstLine="0"/>
              <w:jc w:val="center"/>
              <w:cnfStyle w:val="000000000000" w:firstRow="0" w:lastRow="0" w:firstColumn="0" w:lastColumn="0" w:oddVBand="0" w:evenVBand="0" w:oddHBand="0" w:evenHBand="0" w:firstRowFirstColumn="0" w:firstRowLastColumn="0" w:lastRowFirstColumn="0" w:lastRowLastColumn="0"/>
              <w:rPr>
                <w:rFonts w:ascii="Arial Unicode MS" w:hAnsi="Arial Unicode MS"/>
                <w:color w:val="000000"/>
                <w:sz w:val="20"/>
                <w:szCs w:val="20"/>
                <w:lang w:val="en-PH" w:eastAsia="en-PH"/>
              </w:rPr>
            </w:pPr>
          </w:p>
        </w:tc>
      </w:tr>
      <w:tr w:rsidR="00465142" w:rsidRPr="00751499" w14:paraId="43B464DF" w14:textId="77777777" w:rsidTr="001D6F0F">
        <w:trPr>
          <w:cnfStyle w:val="000000100000" w:firstRow="0" w:lastRow="0" w:firstColumn="0" w:lastColumn="0" w:oddVBand="0" w:evenVBand="0" w:oddHBand="1" w:evenHBand="0" w:firstRowFirstColumn="0" w:firstRowLastColumn="0" w:lastRowFirstColumn="0" w:lastRowLastColumn="0"/>
          <w:trHeight w:val="1892"/>
        </w:trPr>
        <w:tc>
          <w:tcPr>
            <w:cnfStyle w:val="001000000000" w:firstRow="0" w:lastRow="0" w:firstColumn="1" w:lastColumn="0" w:oddVBand="0" w:evenVBand="0" w:oddHBand="0" w:evenHBand="0" w:firstRowFirstColumn="0" w:firstRowLastColumn="0" w:lastRowFirstColumn="0" w:lastRowLastColumn="0"/>
            <w:tcW w:w="993" w:type="dxa"/>
            <w:shd w:val="clear" w:color="auto" w:fill="FFFFFF" w:themeFill="background1"/>
          </w:tcPr>
          <w:p w14:paraId="66CAE753" w14:textId="741CFB8E" w:rsidR="00465142" w:rsidRPr="00751499" w:rsidRDefault="00465142" w:rsidP="00751499">
            <w:pPr>
              <w:spacing w:before="0"/>
              <w:ind w:firstLine="0"/>
              <w:contextualSpacing w:val="0"/>
              <w:jc w:val="center"/>
              <w:rPr>
                <w:rFonts w:ascii="Aptos Narrow" w:hAnsi="Aptos Narrow"/>
                <w:color w:val="000000"/>
                <w:sz w:val="22"/>
                <w:szCs w:val="22"/>
                <w:lang w:val="en-PH" w:eastAsia="en-PH"/>
              </w:rPr>
            </w:pPr>
            <w:r>
              <w:rPr>
                <w:rFonts w:ascii="Aptos Narrow" w:hAnsi="Aptos Narrow"/>
                <w:color w:val="000000"/>
                <w:sz w:val="22"/>
                <w:szCs w:val="22"/>
                <w:lang w:val="en-PH" w:eastAsia="en-PH"/>
              </w:rPr>
              <w:lastRenderedPageBreak/>
              <w:t>5</w:t>
            </w:r>
          </w:p>
        </w:tc>
        <w:tc>
          <w:tcPr>
            <w:tcW w:w="2797" w:type="dxa"/>
            <w:shd w:val="clear" w:color="auto" w:fill="FFFFFF" w:themeFill="background1"/>
          </w:tcPr>
          <w:p w14:paraId="11195AFC" w14:textId="3D653488" w:rsidR="00465142" w:rsidRPr="00465142" w:rsidRDefault="00007D0F" w:rsidP="00751499">
            <w:pPr>
              <w:spacing w:before="0"/>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eastAsia="en-PH"/>
              </w:rPr>
            </w:pPr>
            <w:r>
              <w:rPr>
                <w:rFonts w:ascii="Aptos Narrow" w:hAnsi="Aptos Narrow"/>
                <w:color w:val="000000"/>
                <w:sz w:val="22"/>
                <w:szCs w:val="22"/>
                <w:lang w:eastAsia="en-PH"/>
              </w:rPr>
              <w:t>Impute Missing Values</w:t>
            </w:r>
          </w:p>
        </w:tc>
        <w:tc>
          <w:tcPr>
            <w:tcW w:w="4432" w:type="dxa"/>
            <w:shd w:val="clear" w:color="auto" w:fill="FFFFFF" w:themeFill="background1"/>
          </w:tcPr>
          <w:p w14:paraId="02802EB5" w14:textId="77777777" w:rsidR="00007D0F" w:rsidRPr="00007D0F" w:rsidRDefault="00007D0F" w:rsidP="00007D0F">
            <w:pPr>
              <w:spacing w:before="0"/>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Arial Unicode MS" w:hAnsi="Arial Unicode MS"/>
                <w:color w:val="000000"/>
                <w:sz w:val="20"/>
                <w:szCs w:val="20"/>
                <w:lang w:val="en-PH" w:eastAsia="en-PH"/>
              </w:rPr>
            </w:pPr>
            <w:proofErr w:type="spellStart"/>
            <w:r w:rsidRPr="00007D0F">
              <w:rPr>
                <w:rFonts w:ascii="Arial Unicode MS" w:hAnsi="Arial Unicode MS"/>
                <w:color w:val="000000"/>
                <w:sz w:val="20"/>
                <w:szCs w:val="20"/>
                <w:lang w:val="en-PH" w:eastAsia="en-PH"/>
              </w:rPr>
              <w:t>columns_to_impute_median</w:t>
            </w:r>
            <w:proofErr w:type="spellEnd"/>
            <w:r w:rsidRPr="00007D0F">
              <w:rPr>
                <w:rFonts w:ascii="Arial Unicode MS" w:hAnsi="Arial Unicode MS"/>
                <w:color w:val="000000"/>
                <w:sz w:val="20"/>
                <w:szCs w:val="20"/>
                <w:lang w:val="en-PH" w:eastAsia="en-PH"/>
              </w:rPr>
              <w:t xml:space="preserve"> = ['CASH COSTS', 'NON-CASH COSTS', 'IMPUTED COSTS', 'TOTAL COSTS', 'GROSS RETURNS', 'RETURNS ABOVE CASH COSTS', 'RETURNS ABOVE CASH AND NON-CASH COSTS', 'NET RETURNS', 'NET PROFIT-COST RATIO', 'Cost per kilogram (pesos)', 'Yield per hectare (kg)', 'Farmgate price (pesos/kg)']</w:t>
            </w:r>
          </w:p>
          <w:p w14:paraId="14C42461" w14:textId="0A8C923A" w:rsidR="00465142" w:rsidRPr="00751499" w:rsidRDefault="00007D0F" w:rsidP="00007D0F">
            <w:pPr>
              <w:spacing w:before="0"/>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Arial Unicode MS" w:hAnsi="Arial Unicode MS"/>
                <w:color w:val="000000"/>
                <w:sz w:val="20"/>
                <w:szCs w:val="20"/>
                <w:lang w:val="en-PH" w:eastAsia="en-PH"/>
              </w:rPr>
            </w:pPr>
            <w:r w:rsidRPr="00007D0F">
              <w:rPr>
                <w:rFonts w:ascii="Arial Unicode MS" w:hAnsi="Arial Unicode MS"/>
                <w:color w:val="000000"/>
                <w:sz w:val="20"/>
                <w:szCs w:val="20"/>
                <w:lang w:val="en-PH" w:eastAsia="en-PH"/>
              </w:rPr>
              <w:t>data[</w:t>
            </w:r>
            <w:proofErr w:type="spellStart"/>
            <w:r w:rsidRPr="00007D0F">
              <w:rPr>
                <w:rFonts w:ascii="Arial Unicode MS" w:hAnsi="Arial Unicode MS"/>
                <w:color w:val="000000"/>
                <w:sz w:val="20"/>
                <w:szCs w:val="20"/>
                <w:lang w:val="en-PH" w:eastAsia="en-PH"/>
              </w:rPr>
              <w:t>columns_to_impute_median</w:t>
            </w:r>
            <w:proofErr w:type="spellEnd"/>
            <w:r w:rsidRPr="00007D0F">
              <w:rPr>
                <w:rFonts w:ascii="Arial Unicode MS" w:hAnsi="Arial Unicode MS"/>
                <w:color w:val="000000"/>
                <w:sz w:val="20"/>
                <w:szCs w:val="20"/>
                <w:lang w:val="en-PH" w:eastAsia="en-PH"/>
              </w:rPr>
              <w:t>] = data[columns_to_impute_median</w:t>
            </w:r>
            <w:proofErr w:type="gramStart"/>
            <w:r w:rsidRPr="00007D0F">
              <w:rPr>
                <w:rFonts w:ascii="Arial Unicode MS" w:hAnsi="Arial Unicode MS"/>
                <w:color w:val="000000"/>
                <w:sz w:val="20"/>
                <w:szCs w:val="20"/>
                <w:lang w:val="en-PH" w:eastAsia="en-PH"/>
              </w:rPr>
              <w:t>].fillna</w:t>
            </w:r>
            <w:proofErr w:type="gramEnd"/>
            <w:r w:rsidRPr="00007D0F">
              <w:rPr>
                <w:rFonts w:ascii="Arial Unicode MS" w:hAnsi="Arial Unicode MS"/>
                <w:color w:val="000000"/>
                <w:sz w:val="20"/>
                <w:szCs w:val="20"/>
                <w:lang w:val="en-PH" w:eastAsia="en-PH"/>
              </w:rPr>
              <w:t>(data[columns_to_impute_median].median())</w:t>
            </w:r>
          </w:p>
        </w:tc>
      </w:tr>
    </w:tbl>
    <w:p w14:paraId="1FE782AE" w14:textId="30ADA29C" w:rsidR="00751499" w:rsidRPr="00751499" w:rsidRDefault="00751499" w:rsidP="00751499">
      <w:pPr>
        <w:ind w:firstLine="0"/>
        <w:rPr>
          <w:i/>
          <w:iCs/>
        </w:rPr>
      </w:pPr>
    </w:p>
    <w:p w14:paraId="4292632D" w14:textId="6F7594C9" w:rsidR="00751499" w:rsidRPr="00751499" w:rsidRDefault="00751499" w:rsidP="00751499">
      <w:pPr>
        <w:ind w:firstLine="0"/>
        <w:rPr>
          <w:b/>
          <w:bCs/>
        </w:rPr>
      </w:pPr>
      <w:r w:rsidRPr="00751499">
        <w:rPr>
          <w:b/>
          <w:bCs/>
        </w:rPr>
        <w:t xml:space="preserve">Table </w:t>
      </w:r>
      <w:r>
        <w:rPr>
          <w:b/>
          <w:bCs/>
        </w:rPr>
        <w:t>6</w:t>
      </w:r>
    </w:p>
    <w:p w14:paraId="254C199A" w14:textId="0B8FCE2A" w:rsidR="00751499" w:rsidRPr="00751499" w:rsidRDefault="00751499" w:rsidP="00751499">
      <w:pPr>
        <w:ind w:firstLine="0"/>
        <w:rPr>
          <w:i/>
          <w:iCs/>
        </w:rPr>
      </w:pPr>
      <w:r>
        <w:rPr>
          <w:i/>
          <w:iCs/>
        </w:rPr>
        <w:t xml:space="preserve">Results for </w:t>
      </w:r>
      <w:proofErr w:type="spellStart"/>
      <w:r>
        <w:rPr>
          <w:i/>
          <w:iCs/>
        </w:rPr>
        <w:t>coverting</w:t>
      </w:r>
      <w:proofErr w:type="spellEnd"/>
      <w:r>
        <w:rPr>
          <w:i/>
          <w:iCs/>
        </w:rPr>
        <w:t xml:space="preserve"> the data into numeric values</w:t>
      </w:r>
    </w:p>
    <w:tbl>
      <w:tblPr>
        <w:tblStyle w:val="GridTable6Colorful"/>
        <w:tblW w:w="8222" w:type="dxa"/>
        <w:tblLook w:val="04A0" w:firstRow="1" w:lastRow="0" w:firstColumn="1" w:lastColumn="0" w:noHBand="0" w:noVBand="1"/>
      </w:tblPr>
      <w:tblGrid>
        <w:gridCol w:w="3969"/>
        <w:gridCol w:w="4253"/>
      </w:tblGrid>
      <w:tr w:rsidR="00751499" w:rsidRPr="00751499" w14:paraId="03B11C22" w14:textId="77777777" w:rsidTr="00751499">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74400197" w14:textId="77777777" w:rsidR="00751499" w:rsidRPr="00751499" w:rsidRDefault="00751499" w:rsidP="00751499">
            <w:pPr>
              <w:spacing w:before="0"/>
              <w:ind w:firstLine="0"/>
              <w:contextualSpacing w:val="0"/>
              <w:jc w:val="center"/>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Column</w:t>
            </w:r>
          </w:p>
        </w:tc>
        <w:tc>
          <w:tcPr>
            <w:tcW w:w="4253" w:type="dxa"/>
            <w:shd w:val="clear" w:color="auto" w:fill="FFFFFF" w:themeFill="background1"/>
            <w:hideMark/>
          </w:tcPr>
          <w:p w14:paraId="5689E8B4" w14:textId="77777777" w:rsidR="00751499" w:rsidRPr="00751499" w:rsidRDefault="00751499" w:rsidP="00751499">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Data Type</w:t>
            </w:r>
          </w:p>
        </w:tc>
      </w:tr>
      <w:tr w:rsidR="00751499" w:rsidRPr="00751499" w14:paraId="231D9E30" w14:textId="77777777" w:rsidTr="0075149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3C90F68E"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Year</w:t>
            </w:r>
          </w:p>
        </w:tc>
        <w:tc>
          <w:tcPr>
            <w:tcW w:w="4253" w:type="dxa"/>
            <w:shd w:val="clear" w:color="auto" w:fill="FFFFFF" w:themeFill="background1"/>
            <w:hideMark/>
          </w:tcPr>
          <w:p w14:paraId="204F73E3" w14:textId="77777777" w:rsidR="00751499" w:rsidRPr="00751499" w:rsidRDefault="00751499" w:rsidP="00751499">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int64</w:t>
            </w:r>
          </w:p>
        </w:tc>
      </w:tr>
      <w:tr w:rsidR="00751499" w:rsidRPr="00751499" w14:paraId="5CDEA2DC" w14:textId="77777777" w:rsidTr="00751499">
        <w:trPr>
          <w:trHeight w:val="288"/>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424A5F4B"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Type</w:t>
            </w:r>
          </w:p>
        </w:tc>
        <w:tc>
          <w:tcPr>
            <w:tcW w:w="4253" w:type="dxa"/>
            <w:shd w:val="clear" w:color="auto" w:fill="FFFFFF" w:themeFill="background1"/>
            <w:hideMark/>
          </w:tcPr>
          <w:p w14:paraId="3A36A181" w14:textId="77777777" w:rsidR="00751499" w:rsidRPr="00751499" w:rsidRDefault="00751499" w:rsidP="00751499">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object</w:t>
            </w:r>
          </w:p>
        </w:tc>
      </w:tr>
      <w:tr w:rsidR="00751499" w:rsidRPr="00751499" w14:paraId="0CDA3E31" w14:textId="77777777" w:rsidTr="007514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641AB952"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Geolocation</w:t>
            </w:r>
          </w:p>
        </w:tc>
        <w:tc>
          <w:tcPr>
            <w:tcW w:w="4253" w:type="dxa"/>
            <w:shd w:val="clear" w:color="auto" w:fill="FFFFFF" w:themeFill="background1"/>
            <w:hideMark/>
          </w:tcPr>
          <w:p w14:paraId="7044721A" w14:textId="77777777" w:rsidR="00751499" w:rsidRPr="00751499" w:rsidRDefault="00751499" w:rsidP="00751499">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object</w:t>
            </w:r>
          </w:p>
        </w:tc>
      </w:tr>
      <w:tr w:rsidR="00751499" w:rsidRPr="00751499" w14:paraId="6E944E60" w14:textId="77777777" w:rsidTr="00751499">
        <w:trPr>
          <w:trHeight w:val="288"/>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2B90A343"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Season</w:t>
            </w:r>
          </w:p>
        </w:tc>
        <w:tc>
          <w:tcPr>
            <w:tcW w:w="4253" w:type="dxa"/>
            <w:shd w:val="clear" w:color="auto" w:fill="FFFFFF" w:themeFill="background1"/>
            <w:hideMark/>
          </w:tcPr>
          <w:p w14:paraId="66D4036D" w14:textId="77777777" w:rsidR="00751499" w:rsidRPr="00751499" w:rsidRDefault="00751499" w:rsidP="00751499">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object</w:t>
            </w:r>
          </w:p>
        </w:tc>
      </w:tr>
      <w:tr w:rsidR="00751499" w:rsidRPr="00751499" w14:paraId="02035149" w14:textId="77777777" w:rsidTr="007514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4A8FBAA7"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CASH COSTS</w:t>
            </w:r>
          </w:p>
        </w:tc>
        <w:tc>
          <w:tcPr>
            <w:tcW w:w="4253" w:type="dxa"/>
            <w:shd w:val="clear" w:color="auto" w:fill="FFFFFF" w:themeFill="background1"/>
            <w:hideMark/>
          </w:tcPr>
          <w:p w14:paraId="06F8633A" w14:textId="77777777" w:rsidR="00751499" w:rsidRPr="00751499" w:rsidRDefault="00751499" w:rsidP="00751499">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r w:rsidR="00751499" w:rsidRPr="00751499" w14:paraId="4050908F" w14:textId="77777777" w:rsidTr="00751499">
        <w:trPr>
          <w:trHeight w:val="864"/>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54520D3F"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NON-CASH COSTS</w:t>
            </w:r>
          </w:p>
        </w:tc>
        <w:tc>
          <w:tcPr>
            <w:tcW w:w="4253" w:type="dxa"/>
            <w:shd w:val="clear" w:color="auto" w:fill="FFFFFF" w:themeFill="background1"/>
            <w:hideMark/>
          </w:tcPr>
          <w:p w14:paraId="6AD31EC6" w14:textId="77777777" w:rsidR="00751499" w:rsidRPr="00751499" w:rsidRDefault="00751499" w:rsidP="00751499">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r w:rsidR="00751499" w:rsidRPr="00751499" w14:paraId="2B3AE5F0" w14:textId="77777777" w:rsidTr="007514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6DC696E3"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IMPUTED COSTS</w:t>
            </w:r>
          </w:p>
        </w:tc>
        <w:tc>
          <w:tcPr>
            <w:tcW w:w="4253" w:type="dxa"/>
            <w:shd w:val="clear" w:color="auto" w:fill="FFFFFF" w:themeFill="background1"/>
            <w:hideMark/>
          </w:tcPr>
          <w:p w14:paraId="7697739B" w14:textId="77777777" w:rsidR="00751499" w:rsidRPr="00751499" w:rsidRDefault="00751499" w:rsidP="00751499">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r w:rsidR="00751499" w:rsidRPr="00751499" w14:paraId="5B0EBA6E" w14:textId="77777777" w:rsidTr="00751499">
        <w:trPr>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0D93FFEF"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TOTAL COSTS</w:t>
            </w:r>
          </w:p>
        </w:tc>
        <w:tc>
          <w:tcPr>
            <w:tcW w:w="4253" w:type="dxa"/>
            <w:shd w:val="clear" w:color="auto" w:fill="FFFFFF" w:themeFill="background1"/>
            <w:hideMark/>
          </w:tcPr>
          <w:p w14:paraId="01CE1BD7" w14:textId="77777777" w:rsidR="00751499" w:rsidRPr="00751499" w:rsidRDefault="00751499" w:rsidP="00751499">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r w:rsidR="00751499" w:rsidRPr="00751499" w14:paraId="60E42066" w14:textId="77777777" w:rsidTr="007514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5F12F80F"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GROSS RETURNS</w:t>
            </w:r>
          </w:p>
        </w:tc>
        <w:tc>
          <w:tcPr>
            <w:tcW w:w="4253" w:type="dxa"/>
            <w:shd w:val="clear" w:color="auto" w:fill="FFFFFF" w:themeFill="background1"/>
            <w:hideMark/>
          </w:tcPr>
          <w:p w14:paraId="75C35015" w14:textId="77777777" w:rsidR="00751499" w:rsidRPr="00751499" w:rsidRDefault="00751499" w:rsidP="00751499">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r w:rsidR="00751499" w:rsidRPr="00751499" w14:paraId="1E4480AA" w14:textId="77777777" w:rsidTr="00751499">
        <w:trPr>
          <w:trHeight w:val="1152"/>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2ABBE31D"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RETURNS ABOVE CASH COSTS</w:t>
            </w:r>
          </w:p>
        </w:tc>
        <w:tc>
          <w:tcPr>
            <w:tcW w:w="4253" w:type="dxa"/>
            <w:shd w:val="clear" w:color="auto" w:fill="FFFFFF" w:themeFill="background1"/>
            <w:hideMark/>
          </w:tcPr>
          <w:p w14:paraId="0504A542" w14:textId="77777777" w:rsidR="00751499" w:rsidRPr="00751499" w:rsidRDefault="00751499" w:rsidP="00751499">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r w:rsidR="00751499" w:rsidRPr="00751499" w14:paraId="08B9F0C8" w14:textId="77777777" w:rsidTr="00751499">
        <w:trPr>
          <w:cnfStyle w:val="000000100000" w:firstRow="0" w:lastRow="0" w:firstColumn="0" w:lastColumn="0" w:oddVBand="0" w:evenVBand="0" w:oddHBand="1" w:evenHBand="0" w:firstRowFirstColumn="0" w:firstRowLastColumn="0" w:lastRowFirstColumn="0" w:lastRowLastColumn="0"/>
          <w:trHeight w:val="201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4508A943"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RETURNS ABOVE CASH AND NON-CASH COSTS</w:t>
            </w:r>
          </w:p>
        </w:tc>
        <w:tc>
          <w:tcPr>
            <w:tcW w:w="4253" w:type="dxa"/>
            <w:shd w:val="clear" w:color="auto" w:fill="FFFFFF" w:themeFill="background1"/>
            <w:hideMark/>
          </w:tcPr>
          <w:p w14:paraId="78524F52" w14:textId="77777777" w:rsidR="00751499" w:rsidRPr="00751499" w:rsidRDefault="00751499" w:rsidP="00751499">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r w:rsidR="00751499" w:rsidRPr="00751499" w14:paraId="23388B83" w14:textId="77777777" w:rsidTr="00751499">
        <w:trPr>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6056E306"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NET RETURNS</w:t>
            </w:r>
          </w:p>
        </w:tc>
        <w:tc>
          <w:tcPr>
            <w:tcW w:w="4253" w:type="dxa"/>
            <w:shd w:val="clear" w:color="auto" w:fill="FFFFFF" w:themeFill="background1"/>
            <w:hideMark/>
          </w:tcPr>
          <w:p w14:paraId="00504A21" w14:textId="77777777" w:rsidR="00751499" w:rsidRPr="00751499" w:rsidRDefault="00751499" w:rsidP="00751499">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r w:rsidR="00751499" w:rsidRPr="00751499" w14:paraId="1F72AB0C" w14:textId="77777777" w:rsidTr="00751499">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4B4CEAEB"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NET PROFIT-COST RATIO</w:t>
            </w:r>
          </w:p>
        </w:tc>
        <w:tc>
          <w:tcPr>
            <w:tcW w:w="4253" w:type="dxa"/>
            <w:shd w:val="clear" w:color="auto" w:fill="FFFFFF" w:themeFill="background1"/>
            <w:hideMark/>
          </w:tcPr>
          <w:p w14:paraId="60DD28CA" w14:textId="77777777" w:rsidR="00751499" w:rsidRPr="00751499" w:rsidRDefault="00751499" w:rsidP="00751499">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r w:rsidR="00751499" w:rsidRPr="00751499" w14:paraId="2E3E020E" w14:textId="77777777" w:rsidTr="00751499">
        <w:trPr>
          <w:trHeight w:val="864"/>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0D18A0C9"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lastRenderedPageBreak/>
              <w:t>Cost per kilogram (pesos)</w:t>
            </w:r>
          </w:p>
        </w:tc>
        <w:tc>
          <w:tcPr>
            <w:tcW w:w="4253" w:type="dxa"/>
            <w:shd w:val="clear" w:color="auto" w:fill="FFFFFF" w:themeFill="background1"/>
            <w:hideMark/>
          </w:tcPr>
          <w:p w14:paraId="04DD060E" w14:textId="77777777" w:rsidR="00751499" w:rsidRPr="00751499" w:rsidRDefault="00751499" w:rsidP="00751499">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r w:rsidR="00751499" w:rsidRPr="00751499" w14:paraId="37A2F4B1" w14:textId="77777777" w:rsidTr="00751499">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1BE1AB0E"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Yield per hectare (kg)</w:t>
            </w:r>
          </w:p>
        </w:tc>
        <w:tc>
          <w:tcPr>
            <w:tcW w:w="4253" w:type="dxa"/>
            <w:shd w:val="clear" w:color="auto" w:fill="FFFFFF" w:themeFill="background1"/>
            <w:hideMark/>
          </w:tcPr>
          <w:p w14:paraId="3B6BF501" w14:textId="77777777" w:rsidR="00751499" w:rsidRPr="00751499" w:rsidRDefault="00751499" w:rsidP="00751499">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r w:rsidR="00751499" w:rsidRPr="00751499" w14:paraId="0C608FC2" w14:textId="77777777" w:rsidTr="00751499">
        <w:trPr>
          <w:trHeight w:val="1152"/>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0191EF2A"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Farmgate price (pesos/kg)</w:t>
            </w:r>
          </w:p>
        </w:tc>
        <w:tc>
          <w:tcPr>
            <w:tcW w:w="4253" w:type="dxa"/>
            <w:shd w:val="clear" w:color="auto" w:fill="FFFFFF" w:themeFill="background1"/>
            <w:hideMark/>
          </w:tcPr>
          <w:p w14:paraId="5690CEF6" w14:textId="77777777" w:rsidR="00751499" w:rsidRPr="00751499" w:rsidRDefault="00751499" w:rsidP="00751499">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r w:rsidR="00751499" w:rsidRPr="00751499" w14:paraId="394855CD" w14:textId="77777777" w:rsidTr="007514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6F77C2FD"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Population</w:t>
            </w:r>
          </w:p>
        </w:tc>
        <w:tc>
          <w:tcPr>
            <w:tcW w:w="4253" w:type="dxa"/>
            <w:shd w:val="clear" w:color="auto" w:fill="FFFFFF" w:themeFill="background1"/>
            <w:hideMark/>
          </w:tcPr>
          <w:p w14:paraId="608068FB" w14:textId="77777777" w:rsidR="00751499" w:rsidRPr="00751499" w:rsidRDefault="00751499" w:rsidP="00751499">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int64</w:t>
            </w:r>
          </w:p>
        </w:tc>
      </w:tr>
      <w:tr w:rsidR="00751499" w:rsidRPr="00751499" w14:paraId="0A64645D" w14:textId="77777777" w:rsidTr="00751499">
        <w:trPr>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2710738A"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Annual % Change</w:t>
            </w:r>
          </w:p>
        </w:tc>
        <w:tc>
          <w:tcPr>
            <w:tcW w:w="4253" w:type="dxa"/>
            <w:shd w:val="clear" w:color="auto" w:fill="FFFFFF" w:themeFill="background1"/>
            <w:hideMark/>
          </w:tcPr>
          <w:p w14:paraId="3D2D3559" w14:textId="77777777" w:rsidR="00751499" w:rsidRPr="00751499" w:rsidRDefault="00751499" w:rsidP="00751499">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bl>
    <w:p w14:paraId="70935D02" w14:textId="77777777" w:rsidR="00751499" w:rsidRDefault="00751499" w:rsidP="00751499">
      <w:pPr>
        <w:ind w:firstLine="0"/>
      </w:pPr>
    </w:p>
    <w:p w14:paraId="6D6EE035" w14:textId="1D1E0726" w:rsidR="004E004F" w:rsidRDefault="00751499" w:rsidP="004E004F">
      <w:pPr>
        <w:ind w:firstLine="0"/>
        <w:rPr>
          <w:b/>
          <w:bCs/>
        </w:rPr>
      </w:pPr>
      <w:r>
        <w:rPr>
          <w:b/>
          <w:bCs/>
        </w:rPr>
        <w:t>Figure</w:t>
      </w:r>
      <w:r w:rsidR="004E004F" w:rsidRPr="004E004F">
        <w:rPr>
          <w:b/>
          <w:bCs/>
        </w:rPr>
        <w:t xml:space="preserve"> 10</w:t>
      </w:r>
    </w:p>
    <w:p w14:paraId="06C17DCE" w14:textId="790EBD9F" w:rsidR="004E004F" w:rsidRPr="004E004F" w:rsidRDefault="004E004F" w:rsidP="004E004F">
      <w:pPr>
        <w:ind w:firstLine="0"/>
        <w:rPr>
          <w:i/>
          <w:iCs/>
          <w:lang w:val="en-PH"/>
        </w:rPr>
      </w:pPr>
      <w:r w:rsidRPr="004E004F">
        <w:rPr>
          <w:i/>
          <w:iCs/>
          <w:lang w:val="en-PH"/>
        </w:rPr>
        <w:t xml:space="preserve">Missing Data Visualization with </w:t>
      </w:r>
      <w:proofErr w:type="spellStart"/>
      <w:r w:rsidRPr="004E004F">
        <w:rPr>
          <w:i/>
          <w:iCs/>
          <w:lang w:val="en-PH"/>
        </w:rPr>
        <w:t>missingno</w:t>
      </w:r>
      <w:proofErr w:type="spellEnd"/>
    </w:p>
    <w:p w14:paraId="079BC068" w14:textId="77777777" w:rsidR="004E004F" w:rsidRDefault="004E004F" w:rsidP="00E97692"/>
    <w:p w14:paraId="71D148BC" w14:textId="63E79B75" w:rsidR="004E004F" w:rsidRPr="00E97692" w:rsidRDefault="004E004F" w:rsidP="00E97692">
      <w:r w:rsidRPr="004E004F">
        <w:rPr>
          <w:noProof/>
        </w:rPr>
        <w:drawing>
          <wp:inline distT="0" distB="0" distL="0" distR="0" wp14:anchorId="4743D203" wp14:editId="03961D56">
            <wp:extent cx="5274310" cy="3145790"/>
            <wp:effectExtent l="0" t="0" r="2540" b="0"/>
            <wp:docPr id="118113151" name="Picture 1" descr="A graph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3151" name="Picture 1" descr="A graph with many lines&#10;&#10;Description automatically generated with medium confidence"/>
                    <pic:cNvPicPr/>
                  </pic:nvPicPr>
                  <pic:blipFill>
                    <a:blip r:embed="rId31"/>
                    <a:stretch>
                      <a:fillRect/>
                    </a:stretch>
                  </pic:blipFill>
                  <pic:spPr>
                    <a:xfrm>
                      <a:off x="0" y="0"/>
                      <a:ext cx="5274310" cy="3145790"/>
                    </a:xfrm>
                    <a:prstGeom prst="rect">
                      <a:avLst/>
                    </a:prstGeom>
                  </pic:spPr>
                </pic:pic>
              </a:graphicData>
            </a:graphic>
          </wp:inline>
        </w:drawing>
      </w:r>
    </w:p>
    <w:p w14:paraId="026C23A0" w14:textId="77777777" w:rsidR="00E97692" w:rsidRDefault="00E97692" w:rsidP="00E97692">
      <w:pPr>
        <w:pStyle w:val="Heading2"/>
      </w:pPr>
      <w:r>
        <w:t>Feature Engineering</w:t>
      </w:r>
    </w:p>
    <w:p w14:paraId="03CF1541" w14:textId="77777777" w:rsidR="007D3845" w:rsidRDefault="007D3845" w:rsidP="007D3845">
      <w:r w:rsidRPr="007D3845">
        <w:t xml:space="preserve">This system mainly concerns data preprocessing and model assessment, and there are some steps that do not directly engage feature construction. The process starts with type casting, in which categorical features are converted into numerical feature types using a </w:t>
      </w:r>
      <w:r w:rsidRPr="007D3845">
        <w:lastRenderedPageBreak/>
        <w:t xml:space="preserve">different type for </w:t>
      </w:r>
      <w:proofErr w:type="spellStart"/>
      <w:r w:rsidRPr="007D3845">
        <w:t>non convertibles</w:t>
      </w:r>
      <w:proofErr w:type="spellEnd"/>
      <w:r w:rsidRPr="007D3845">
        <w:t xml:space="preserve">. This is important as the data set can be operated on mathematically and analyzed ready for modelling which is the next phase. After data type conversion, the notebook also includes visualization of missing data using </w:t>
      </w:r>
      <w:proofErr w:type="spellStart"/>
      <w:r w:rsidRPr="007D3845">
        <w:t>missingno</w:t>
      </w:r>
      <w:proofErr w:type="spellEnd"/>
      <w:r w:rsidRPr="007D3845">
        <w:t xml:space="preserve"> library as this will help in determining pattern of missing data and this will assist in the decision on how best to treat gaps in data. Other steps include </w:t>
      </w:r>
      <w:proofErr w:type="gramStart"/>
      <w:r w:rsidRPr="007D3845">
        <w:t>imputing</w:t>
      </w:r>
      <w:proofErr w:type="gramEnd"/>
      <w:r w:rsidRPr="007D3845">
        <w:t xml:space="preserve"> the median </w:t>
      </w:r>
      <w:proofErr w:type="gramStart"/>
      <w:r w:rsidRPr="007D3845">
        <w:t>in an effort to</w:t>
      </w:r>
      <w:proofErr w:type="gramEnd"/>
      <w:r w:rsidRPr="007D3845">
        <w:t xml:space="preserve"> fill missing values; a process that completes the data set without the effects of biases that could be brought by mean imputation particularly when outliers are involved. Even though not referring to feature engineering directly</w:t>
      </w:r>
      <w:proofErr w:type="gramStart"/>
      <w:r w:rsidRPr="007D3845">
        <w:t>, here</w:t>
      </w:r>
      <w:proofErr w:type="gramEnd"/>
      <w:r w:rsidRPr="007D3845">
        <w:t xml:space="preserve"> the preprocessing steps are crucial for preparing the data for proper modeling. The notebook also contains a feature, which in fact is not feature engineering but rather model validation and application – </w:t>
      </w:r>
      <w:proofErr w:type="spellStart"/>
      <w:r w:rsidRPr="007D3845">
        <w:t>backtesting</w:t>
      </w:r>
      <w:proofErr w:type="spellEnd"/>
      <w:r w:rsidRPr="007D3845">
        <w:t xml:space="preserve"> with historical data and making predictions on future data. However, these steps are important for improving the accuracy of the model to address practical forecasting </w:t>
      </w:r>
      <w:proofErr w:type="gramStart"/>
      <w:r w:rsidRPr="007D3845">
        <w:t>problem</w:t>
      </w:r>
      <w:proofErr w:type="gramEnd"/>
      <w:r w:rsidRPr="007D3845">
        <w:t xml:space="preserve">. </w:t>
      </w:r>
    </w:p>
    <w:p w14:paraId="4336E4F6" w14:textId="73725260" w:rsidR="007D3845" w:rsidRPr="007D3845" w:rsidRDefault="007D3845" w:rsidP="007D3845">
      <w:r w:rsidRPr="007D3845">
        <w:t xml:space="preserve">Finally, for the purpose of feature engineering for the model, it may be useful to create interactions of different features, expand the features </w:t>
      </w:r>
      <w:proofErr w:type="gramStart"/>
      <w:r w:rsidRPr="007D3845">
        <w:t>in to</w:t>
      </w:r>
      <w:proofErr w:type="gramEnd"/>
      <w:r w:rsidRPr="007D3845">
        <w:t xml:space="preserve"> polynomial to make the model learn more complex time series information or encode categorical features in some interesting manner to reveal more about the data. These steps would entail direct modification or addition of features </w:t>
      </w:r>
      <w:proofErr w:type="gramStart"/>
      <w:r w:rsidRPr="007D3845">
        <w:t>in order to</w:t>
      </w:r>
      <w:proofErr w:type="gramEnd"/>
      <w:r w:rsidRPr="007D3845">
        <w:t xml:space="preserve"> bring the </w:t>
      </w:r>
      <w:proofErr w:type="gramStart"/>
      <w:r w:rsidRPr="007D3845">
        <w:t>best</w:t>
      </w:r>
      <w:proofErr w:type="gramEnd"/>
      <w:r w:rsidRPr="007D3845">
        <w:t xml:space="preserve"> suitable performance of the model. If finer grained feature engineering is needed, for example, to include environmental or economic variables directly, extra processes would need to be incorporated into this phase</w:t>
      </w:r>
    </w:p>
    <w:p w14:paraId="17BACAE3" w14:textId="5BAA2D56" w:rsidR="00E97692" w:rsidRPr="007D3845" w:rsidRDefault="007D3845" w:rsidP="007D3845">
      <w:pPr>
        <w:ind w:firstLine="0"/>
        <w:rPr>
          <w:b/>
          <w:bCs/>
        </w:rPr>
      </w:pPr>
      <w:r w:rsidRPr="007D3845">
        <w:rPr>
          <w:b/>
          <w:bCs/>
        </w:rPr>
        <w:t>Table 7</w:t>
      </w:r>
    </w:p>
    <w:p w14:paraId="746D93E0" w14:textId="137A2DEF" w:rsidR="007D3845" w:rsidRPr="007D3845" w:rsidRDefault="007D3845" w:rsidP="007D3845">
      <w:pPr>
        <w:ind w:firstLine="0"/>
        <w:rPr>
          <w:i/>
          <w:iCs/>
        </w:rPr>
      </w:pPr>
      <w:r w:rsidRPr="007D3845">
        <w:rPr>
          <w:i/>
          <w:iCs/>
        </w:rPr>
        <w:t>Process of feature engineering</w:t>
      </w:r>
    </w:p>
    <w:tbl>
      <w:tblPr>
        <w:tblW w:w="8364" w:type="dxa"/>
        <w:tblLayout w:type="fixed"/>
        <w:tblLook w:val="04A0" w:firstRow="1" w:lastRow="0" w:firstColumn="1" w:lastColumn="0" w:noHBand="0" w:noVBand="1"/>
      </w:tblPr>
      <w:tblGrid>
        <w:gridCol w:w="633"/>
        <w:gridCol w:w="1278"/>
        <w:gridCol w:w="4893"/>
        <w:gridCol w:w="1560"/>
      </w:tblGrid>
      <w:tr w:rsidR="007D3845" w:rsidRPr="007D3845" w14:paraId="787A7AEA" w14:textId="77777777" w:rsidTr="007D3845">
        <w:trPr>
          <w:trHeight w:val="1152"/>
        </w:trPr>
        <w:tc>
          <w:tcPr>
            <w:tcW w:w="633" w:type="dxa"/>
            <w:tcBorders>
              <w:top w:val="nil"/>
              <w:left w:val="nil"/>
              <w:bottom w:val="nil"/>
              <w:right w:val="nil"/>
            </w:tcBorders>
            <w:shd w:val="clear" w:color="auto" w:fill="auto"/>
            <w:vAlign w:val="center"/>
            <w:hideMark/>
          </w:tcPr>
          <w:p w14:paraId="0C647B4E" w14:textId="77777777" w:rsidR="007D3845" w:rsidRPr="007D3845" w:rsidRDefault="007D3845" w:rsidP="007D3845">
            <w:pPr>
              <w:spacing w:before="0" w:after="0" w:line="240" w:lineRule="auto"/>
              <w:ind w:firstLine="0"/>
              <w:contextualSpacing w:val="0"/>
              <w:jc w:val="center"/>
              <w:rPr>
                <w:rFonts w:ascii="Aptos Narrow" w:hAnsi="Aptos Narrow"/>
                <w:b/>
                <w:bCs/>
                <w:color w:val="000000"/>
                <w:sz w:val="22"/>
                <w:szCs w:val="22"/>
                <w:lang w:val="en-PH" w:eastAsia="en-PH"/>
              </w:rPr>
            </w:pPr>
            <w:r w:rsidRPr="007D3845">
              <w:rPr>
                <w:rFonts w:ascii="Aptos Narrow" w:hAnsi="Aptos Narrow"/>
                <w:b/>
                <w:bCs/>
                <w:color w:val="000000"/>
                <w:sz w:val="22"/>
                <w:szCs w:val="22"/>
                <w:lang w:val="en-PH" w:eastAsia="en-PH"/>
              </w:rPr>
              <w:t>Step #</w:t>
            </w:r>
          </w:p>
        </w:tc>
        <w:tc>
          <w:tcPr>
            <w:tcW w:w="1278" w:type="dxa"/>
            <w:tcBorders>
              <w:top w:val="nil"/>
              <w:left w:val="nil"/>
              <w:bottom w:val="nil"/>
              <w:right w:val="nil"/>
            </w:tcBorders>
            <w:shd w:val="clear" w:color="auto" w:fill="auto"/>
            <w:vAlign w:val="center"/>
            <w:hideMark/>
          </w:tcPr>
          <w:p w14:paraId="05DB1F1B" w14:textId="77777777" w:rsidR="007D3845" w:rsidRPr="007D3845" w:rsidRDefault="007D3845" w:rsidP="007D3845">
            <w:pPr>
              <w:spacing w:before="0" w:after="0" w:line="240" w:lineRule="auto"/>
              <w:ind w:firstLine="0"/>
              <w:contextualSpacing w:val="0"/>
              <w:jc w:val="center"/>
              <w:rPr>
                <w:rFonts w:ascii="Aptos Narrow" w:hAnsi="Aptos Narrow"/>
                <w:b/>
                <w:bCs/>
                <w:color w:val="000000"/>
                <w:sz w:val="22"/>
                <w:szCs w:val="22"/>
                <w:lang w:val="en-PH" w:eastAsia="en-PH"/>
              </w:rPr>
            </w:pPr>
            <w:r w:rsidRPr="007D3845">
              <w:rPr>
                <w:rFonts w:ascii="Aptos Narrow" w:hAnsi="Aptos Narrow"/>
                <w:b/>
                <w:bCs/>
                <w:color w:val="000000"/>
                <w:sz w:val="22"/>
                <w:szCs w:val="22"/>
                <w:lang w:val="en-PH" w:eastAsia="en-PH"/>
              </w:rPr>
              <w:t>Description</w:t>
            </w:r>
          </w:p>
        </w:tc>
        <w:tc>
          <w:tcPr>
            <w:tcW w:w="4893" w:type="dxa"/>
            <w:tcBorders>
              <w:top w:val="nil"/>
              <w:left w:val="nil"/>
              <w:bottom w:val="nil"/>
              <w:right w:val="nil"/>
            </w:tcBorders>
            <w:shd w:val="clear" w:color="auto" w:fill="auto"/>
            <w:vAlign w:val="center"/>
            <w:hideMark/>
          </w:tcPr>
          <w:p w14:paraId="4244F206" w14:textId="77777777" w:rsidR="007D3845" w:rsidRPr="007D3845" w:rsidRDefault="007D3845" w:rsidP="007D3845">
            <w:pPr>
              <w:spacing w:before="0" w:after="0" w:line="240" w:lineRule="auto"/>
              <w:ind w:firstLine="0"/>
              <w:contextualSpacing w:val="0"/>
              <w:jc w:val="center"/>
              <w:rPr>
                <w:rFonts w:ascii="Aptos Narrow" w:hAnsi="Aptos Narrow"/>
                <w:b/>
                <w:bCs/>
                <w:color w:val="000000"/>
                <w:sz w:val="22"/>
                <w:szCs w:val="22"/>
                <w:lang w:val="en-PH" w:eastAsia="en-PH"/>
              </w:rPr>
            </w:pPr>
            <w:r w:rsidRPr="007D3845">
              <w:rPr>
                <w:rFonts w:ascii="Aptos Narrow" w:hAnsi="Aptos Narrow"/>
                <w:b/>
                <w:bCs/>
                <w:color w:val="000000"/>
                <w:sz w:val="22"/>
                <w:szCs w:val="22"/>
                <w:lang w:val="en-PH" w:eastAsia="en-PH"/>
              </w:rPr>
              <w:t>Code Example</w:t>
            </w:r>
          </w:p>
        </w:tc>
        <w:tc>
          <w:tcPr>
            <w:tcW w:w="1560" w:type="dxa"/>
            <w:tcBorders>
              <w:top w:val="nil"/>
              <w:left w:val="nil"/>
              <w:bottom w:val="nil"/>
              <w:right w:val="nil"/>
            </w:tcBorders>
            <w:shd w:val="clear" w:color="auto" w:fill="auto"/>
            <w:vAlign w:val="center"/>
            <w:hideMark/>
          </w:tcPr>
          <w:p w14:paraId="6A05B841" w14:textId="77777777" w:rsidR="007D3845" w:rsidRPr="007D3845" w:rsidRDefault="007D3845" w:rsidP="007D3845">
            <w:pPr>
              <w:spacing w:before="0" w:after="0" w:line="240" w:lineRule="auto"/>
              <w:ind w:firstLine="0"/>
              <w:contextualSpacing w:val="0"/>
              <w:jc w:val="center"/>
              <w:rPr>
                <w:rFonts w:ascii="Aptos Narrow" w:hAnsi="Aptos Narrow"/>
                <w:b/>
                <w:bCs/>
                <w:color w:val="000000"/>
                <w:sz w:val="22"/>
                <w:szCs w:val="22"/>
                <w:lang w:val="en-PH" w:eastAsia="en-PH"/>
              </w:rPr>
            </w:pPr>
            <w:r w:rsidRPr="007D3845">
              <w:rPr>
                <w:rFonts w:ascii="Aptos Narrow" w:hAnsi="Aptos Narrow"/>
                <w:b/>
                <w:bCs/>
                <w:color w:val="000000"/>
                <w:sz w:val="22"/>
                <w:szCs w:val="22"/>
                <w:lang w:val="en-PH" w:eastAsia="en-PH"/>
              </w:rPr>
              <w:t>Feature Engineering Aspect</w:t>
            </w:r>
          </w:p>
        </w:tc>
      </w:tr>
      <w:tr w:rsidR="007D3845" w:rsidRPr="007D3845" w14:paraId="4DD0A048" w14:textId="77777777" w:rsidTr="007D3845">
        <w:trPr>
          <w:trHeight w:val="2112"/>
        </w:trPr>
        <w:tc>
          <w:tcPr>
            <w:tcW w:w="633" w:type="dxa"/>
            <w:tcBorders>
              <w:top w:val="nil"/>
              <w:left w:val="nil"/>
              <w:bottom w:val="nil"/>
              <w:right w:val="nil"/>
            </w:tcBorders>
            <w:shd w:val="clear" w:color="auto" w:fill="auto"/>
            <w:vAlign w:val="center"/>
            <w:hideMark/>
          </w:tcPr>
          <w:p w14:paraId="0DCA5307"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lastRenderedPageBreak/>
              <w:t>1</w:t>
            </w:r>
          </w:p>
        </w:tc>
        <w:tc>
          <w:tcPr>
            <w:tcW w:w="1278" w:type="dxa"/>
            <w:tcBorders>
              <w:top w:val="nil"/>
              <w:left w:val="nil"/>
              <w:bottom w:val="nil"/>
              <w:right w:val="nil"/>
            </w:tcBorders>
            <w:shd w:val="clear" w:color="auto" w:fill="auto"/>
            <w:vAlign w:val="center"/>
            <w:hideMark/>
          </w:tcPr>
          <w:p w14:paraId="25DFFC4D"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Convert string columns to numeric</w:t>
            </w:r>
          </w:p>
        </w:tc>
        <w:tc>
          <w:tcPr>
            <w:tcW w:w="4893" w:type="dxa"/>
            <w:tcBorders>
              <w:top w:val="nil"/>
              <w:left w:val="nil"/>
              <w:bottom w:val="nil"/>
              <w:right w:val="nil"/>
            </w:tcBorders>
            <w:shd w:val="clear" w:color="auto" w:fill="auto"/>
            <w:vAlign w:val="center"/>
            <w:hideMark/>
          </w:tcPr>
          <w:p w14:paraId="1CDED7C3" w14:textId="77777777" w:rsidR="007D3845" w:rsidRPr="007D3845" w:rsidRDefault="007D3845" w:rsidP="007D3845">
            <w:pPr>
              <w:spacing w:before="0" w:after="0" w:line="240" w:lineRule="auto"/>
              <w:ind w:firstLine="0"/>
              <w:contextualSpacing w:val="0"/>
              <w:jc w:val="center"/>
              <w:rPr>
                <w:rFonts w:ascii="Arial Unicode MS" w:hAnsi="Arial Unicode MS"/>
                <w:color w:val="000000"/>
                <w:sz w:val="20"/>
                <w:szCs w:val="20"/>
                <w:lang w:val="en-PH" w:eastAsia="en-PH"/>
              </w:rPr>
            </w:pPr>
            <w:r w:rsidRPr="007D3845">
              <w:rPr>
                <w:rFonts w:ascii="Arial Unicode MS" w:hAnsi="Arial Unicode MS"/>
                <w:color w:val="000000"/>
                <w:sz w:val="20"/>
                <w:szCs w:val="20"/>
                <w:lang w:val="en-PH" w:eastAsia="en-PH"/>
              </w:rPr>
              <w:t>data[</w:t>
            </w:r>
            <w:proofErr w:type="spellStart"/>
            <w:r w:rsidRPr="007D3845">
              <w:rPr>
                <w:rFonts w:ascii="Arial Unicode MS" w:hAnsi="Arial Unicode MS"/>
                <w:color w:val="000000"/>
                <w:sz w:val="20"/>
                <w:szCs w:val="20"/>
                <w:lang w:val="en-PH" w:eastAsia="en-PH"/>
              </w:rPr>
              <w:t>columns_to_convert</w:t>
            </w:r>
            <w:proofErr w:type="spellEnd"/>
            <w:proofErr w:type="gramStart"/>
            <w:r w:rsidRPr="007D3845">
              <w:rPr>
                <w:rFonts w:ascii="Arial Unicode MS" w:hAnsi="Arial Unicode MS"/>
                <w:color w:val="000000"/>
                <w:sz w:val="20"/>
                <w:szCs w:val="20"/>
                <w:lang w:val="en-PH" w:eastAsia="en-PH"/>
              </w:rPr>
              <w:t>].apply</w:t>
            </w:r>
            <w:proofErr w:type="gramEnd"/>
            <w:r w:rsidRPr="007D3845">
              <w:rPr>
                <w:rFonts w:ascii="Arial Unicode MS" w:hAnsi="Arial Unicode MS"/>
                <w:color w:val="000000"/>
                <w:sz w:val="20"/>
                <w:szCs w:val="20"/>
                <w:lang w:val="en-PH" w:eastAsia="en-PH"/>
              </w:rPr>
              <w:t>(</w:t>
            </w:r>
            <w:proofErr w:type="spellStart"/>
            <w:r w:rsidRPr="007D3845">
              <w:rPr>
                <w:rFonts w:ascii="Arial Unicode MS" w:hAnsi="Arial Unicode MS"/>
                <w:color w:val="000000"/>
                <w:sz w:val="20"/>
                <w:szCs w:val="20"/>
                <w:lang w:val="en-PH" w:eastAsia="en-PH"/>
              </w:rPr>
              <w:t>pd.to_numeric</w:t>
            </w:r>
            <w:proofErr w:type="spellEnd"/>
            <w:r w:rsidRPr="007D3845">
              <w:rPr>
                <w:rFonts w:ascii="Arial Unicode MS" w:hAnsi="Arial Unicode MS"/>
                <w:color w:val="000000"/>
                <w:sz w:val="20"/>
                <w:szCs w:val="20"/>
                <w:lang w:val="en-PH" w:eastAsia="en-PH"/>
              </w:rPr>
              <w:t>, errors='coerce')</w:t>
            </w:r>
          </w:p>
        </w:tc>
        <w:tc>
          <w:tcPr>
            <w:tcW w:w="1560" w:type="dxa"/>
            <w:tcBorders>
              <w:top w:val="nil"/>
              <w:left w:val="nil"/>
              <w:bottom w:val="nil"/>
              <w:right w:val="nil"/>
            </w:tcBorders>
            <w:shd w:val="clear" w:color="auto" w:fill="auto"/>
            <w:vAlign w:val="center"/>
            <w:hideMark/>
          </w:tcPr>
          <w:p w14:paraId="2C0819C0"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Handling non-numeric values</w:t>
            </w:r>
          </w:p>
        </w:tc>
      </w:tr>
      <w:tr w:rsidR="007D3845" w:rsidRPr="007D3845" w14:paraId="1D961506" w14:textId="77777777" w:rsidTr="007D3845">
        <w:trPr>
          <w:trHeight w:val="1440"/>
        </w:trPr>
        <w:tc>
          <w:tcPr>
            <w:tcW w:w="633" w:type="dxa"/>
            <w:tcBorders>
              <w:top w:val="nil"/>
              <w:left w:val="nil"/>
              <w:bottom w:val="nil"/>
              <w:right w:val="nil"/>
            </w:tcBorders>
            <w:shd w:val="clear" w:color="auto" w:fill="auto"/>
            <w:vAlign w:val="center"/>
            <w:hideMark/>
          </w:tcPr>
          <w:p w14:paraId="57A1D993"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2</w:t>
            </w:r>
          </w:p>
        </w:tc>
        <w:tc>
          <w:tcPr>
            <w:tcW w:w="1278" w:type="dxa"/>
            <w:tcBorders>
              <w:top w:val="nil"/>
              <w:left w:val="nil"/>
              <w:bottom w:val="nil"/>
              <w:right w:val="nil"/>
            </w:tcBorders>
            <w:shd w:val="clear" w:color="auto" w:fill="auto"/>
            <w:vAlign w:val="center"/>
            <w:hideMark/>
          </w:tcPr>
          <w:p w14:paraId="7724BA0F"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Visualize missing data</w:t>
            </w:r>
          </w:p>
        </w:tc>
        <w:tc>
          <w:tcPr>
            <w:tcW w:w="4893" w:type="dxa"/>
            <w:tcBorders>
              <w:top w:val="nil"/>
              <w:left w:val="nil"/>
              <w:bottom w:val="nil"/>
              <w:right w:val="nil"/>
            </w:tcBorders>
            <w:shd w:val="clear" w:color="auto" w:fill="auto"/>
            <w:vAlign w:val="center"/>
            <w:hideMark/>
          </w:tcPr>
          <w:p w14:paraId="5702D399" w14:textId="77777777" w:rsidR="007D3845" w:rsidRPr="007D3845" w:rsidRDefault="007D3845" w:rsidP="007D3845">
            <w:pPr>
              <w:spacing w:before="0" w:after="0" w:line="240" w:lineRule="auto"/>
              <w:ind w:firstLine="0"/>
              <w:contextualSpacing w:val="0"/>
              <w:jc w:val="center"/>
              <w:rPr>
                <w:rFonts w:ascii="Arial Unicode MS" w:hAnsi="Arial Unicode MS"/>
                <w:color w:val="000000"/>
                <w:sz w:val="20"/>
                <w:szCs w:val="20"/>
                <w:lang w:val="en-PH" w:eastAsia="en-PH"/>
              </w:rPr>
            </w:pPr>
            <w:proofErr w:type="spellStart"/>
            <w:proofErr w:type="gramStart"/>
            <w:r w:rsidRPr="007D3845">
              <w:rPr>
                <w:rFonts w:ascii="Arial Unicode MS" w:hAnsi="Arial Unicode MS"/>
                <w:color w:val="000000"/>
                <w:sz w:val="20"/>
                <w:szCs w:val="20"/>
                <w:lang w:val="en-PH" w:eastAsia="en-PH"/>
              </w:rPr>
              <w:t>msno.matrix</w:t>
            </w:r>
            <w:proofErr w:type="spellEnd"/>
            <w:proofErr w:type="gramEnd"/>
            <w:r w:rsidRPr="007D3845">
              <w:rPr>
                <w:rFonts w:ascii="Arial Unicode MS" w:hAnsi="Arial Unicode MS"/>
                <w:color w:val="000000"/>
                <w:sz w:val="20"/>
                <w:szCs w:val="20"/>
                <w:lang w:val="en-PH" w:eastAsia="en-PH"/>
              </w:rPr>
              <w:t>(data)</w:t>
            </w:r>
          </w:p>
        </w:tc>
        <w:tc>
          <w:tcPr>
            <w:tcW w:w="1560" w:type="dxa"/>
            <w:tcBorders>
              <w:top w:val="nil"/>
              <w:left w:val="nil"/>
              <w:bottom w:val="nil"/>
              <w:right w:val="nil"/>
            </w:tcBorders>
            <w:shd w:val="clear" w:color="auto" w:fill="auto"/>
            <w:vAlign w:val="center"/>
            <w:hideMark/>
          </w:tcPr>
          <w:p w14:paraId="227C820E"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Identifying patterns of missing data</w:t>
            </w:r>
          </w:p>
        </w:tc>
      </w:tr>
      <w:tr w:rsidR="007D3845" w:rsidRPr="007D3845" w14:paraId="090A3944" w14:textId="77777777" w:rsidTr="007D3845">
        <w:trPr>
          <w:trHeight w:val="2640"/>
        </w:trPr>
        <w:tc>
          <w:tcPr>
            <w:tcW w:w="633" w:type="dxa"/>
            <w:tcBorders>
              <w:top w:val="nil"/>
              <w:left w:val="nil"/>
              <w:bottom w:val="nil"/>
              <w:right w:val="nil"/>
            </w:tcBorders>
            <w:shd w:val="clear" w:color="auto" w:fill="auto"/>
            <w:vAlign w:val="center"/>
            <w:hideMark/>
          </w:tcPr>
          <w:p w14:paraId="21B15B07"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3</w:t>
            </w:r>
          </w:p>
        </w:tc>
        <w:tc>
          <w:tcPr>
            <w:tcW w:w="1278" w:type="dxa"/>
            <w:tcBorders>
              <w:top w:val="nil"/>
              <w:left w:val="nil"/>
              <w:bottom w:val="nil"/>
              <w:right w:val="nil"/>
            </w:tcBorders>
            <w:shd w:val="clear" w:color="auto" w:fill="auto"/>
            <w:vAlign w:val="center"/>
            <w:hideMark/>
          </w:tcPr>
          <w:p w14:paraId="2BFDD8D6"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Impute missing values using median imputation</w:t>
            </w:r>
          </w:p>
        </w:tc>
        <w:tc>
          <w:tcPr>
            <w:tcW w:w="4893" w:type="dxa"/>
            <w:tcBorders>
              <w:top w:val="nil"/>
              <w:left w:val="nil"/>
              <w:bottom w:val="nil"/>
              <w:right w:val="nil"/>
            </w:tcBorders>
            <w:shd w:val="clear" w:color="auto" w:fill="auto"/>
            <w:vAlign w:val="center"/>
            <w:hideMark/>
          </w:tcPr>
          <w:p w14:paraId="4474538C" w14:textId="77777777" w:rsidR="007D3845" w:rsidRPr="007D3845" w:rsidRDefault="007D3845" w:rsidP="007D3845">
            <w:pPr>
              <w:spacing w:before="0" w:after="0" w:line="240" w:lineRule="auto"/>
              <w:ind w:firstLine="0"/>
              <w:contextualSpacing w:val="0"/>
              <w:jc w:val="center"/>
              <w:rPr>
                <w:rFonts w:ascii="Arial Unicode MS" w:hAnsi="Arial Unicode MS"/>
                <w:color w:val="000000"/>
                <w:sz w:val="20"/>
                <w:szCs w:val="20"/>
                <w:lang w:val="en-PH" w:eastAsia="en-PH"/>
              </w:rPr>
            </w:pPr>
            <w:r w:rsidRPr="007D3845">
              <w:rPr>
                <w:rFonts w:ascii="Arial Unicode MS" w:hAnsi="Arial Unicode MS"/>
                <w:color w:val="000000"/>
                <w:sz w:val="20"/>
                <w:szCs w:val="20"/>
                <w:lang w:val="en-PH" w:eastAsia="en-PH"/>
              </w:rPr>
              <w:t>data[columns_to_impute_median</w:t>
            </w:r>
            <w:proofErr w:type="gramStart"/>
            <w:r w:rsidRPr="007D3845">
              <w:rPr>
                <w:rFonts w:ascii="Arial Unicode MS" w:hAnsi="Arial Unicode MS"/>
                <w:color w:val="000000"/>
                <w:sz w:val="20"/>
                <w:szCs w:val="20"/>
                <w:lang w:val="en-PH" w:eastAsia="en-PH"/>
              </w:rPr>
              <w:t>].fillna</w:t>
            </w:r>
            <w:proofErr w:type="gramEnd"/>
            <w:r w:rsidRPr="007D3845">
              <w:rPr>
                <w:rFonts w:ascii="Arial Unicode MS" w:hAnsi="Arial Unicode MS"/>
                <w:color w:val="000000"/>
                <w:sz w:val="20"/>
                <w:szCs w:val="20"/>
                <w:lang w:val="en-PH" w:eastAsia="en-PH"/>
              </w:rPr>
              <w:t>(data[columns_to_impute_median].median())</w:t>
            </w:r>
          </w:p>
        </w:tc>
        <w:tc>
          <w:tcPr>
            <w:tcW w:w="1560" w:type="dxa"/>
            <w:tcBorders>
              <w:top w:val="nil"/>
              <w:left w:val="nil"/>
              <w:bottom w:val="nil"/>
              <w:right w:val="nil"/>
            </w:tcBorders>
            <w:shd w:val="clear" w:color="auto" w:fill="auto"/>
            <w:vAlign w:val="center"/>
            <w:hideMark/>
          </w:tcPr>
          <w:p w14:paraId="3DB5F87A"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Dealing with missing data</w:t>
            </w:r>
          </w:p>
        </w:tc>
      </w:tr>
      <w:tr w:rsidR="007D3845" w:rsidRPr="007D3845" w14:paraId="4A9CDD16" w14:textId="77777777" w:rsidTr="007D3845">
        <w:trPr>
          <w:trHeight w:val="3696"/>
        </w:trPr>
        <w:tc>
          <w:tcPr>
            <w:tcW w:w="633" w:type="dxa"/>
            <w:tcBorders>
              <w:top w:val="nil"/>
              <w:left w:val="nil"/>
              <w:bottom w:val="nil"/>
              <w:right w:val="nil"/>
            </w:tcBorders>
            <w:shd w:val="clear" w:color="auto" w:fill="auto"/>
            <w:vAlign w:val="center"/>
            <w:hideMark/>
          </w:tcPr>
          <w:p w14:paraId="68438A1E"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4</w:t>
            </w:r>
          </w:p>
        </w:tc>
        <w:tc>
          <w:tcPr>
            <w:tcW w:w="1278" w:type="dxa"/>
            <w:tcBorders>
              <w:top w:val="nil"/>
              <w:left w:val="nil"/>
              <w:bottom w:val="nil"/>
              <w:right w:val="nil"/>
            </w:tcBorders>
            <w:shd w:val="clear" w:color="auto" w:fill="auto"/>
            <w:vAlign w:val="center"/>
            <w:hideMark/>
          </w:tcPr>
          <w:p w14:paraId="02168562"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proofErr w:type="spellStart"/>
            <w:r w:rsidRPr="007D3845">
              <w:rPr>
                <w:rFonts w:ascii="Aptos Narrow" w:hAnsi="Aptos Narrow"/>
                <w:color w:val="000000"/>
                <w:sz w:val="22"/>
                <w:szCs w:val="22"/>
                <w:lang w:val="en-PH" w:eastAsia="en-PH"/>
              </w:rPr>
              <w:t>Backtesting</w:t>
            </w:r>
            <w:proofErr w:type="spellEnd"/>
            <w:r w:rsidRPr="007D3845">
              <w:rPr>
                <w:rFonts w:ascii="Aptos Narrow" w:hAnsi="Aptos Narrow"/>
                <w:color w:val="000000"/>
                <w:sz w:val="22"/>
                <w:szCs w:val="22"/>
                <w:lang w:val="en-PH" w:eastAsia="en-PH"/>
              </w:rPr>
              <w:t xml:space="preserve"> model with historical data</w:t>
            </w:r>
          </w:p>
        </w:tc>
        <w:tc>
          <w:tcPr>
            <w:tcW w:w="4893" w:type="dxa"/>
            <w:tcBorders>
              <w:top w:val="nil"/>
              <w:left w:val="nil"/>
              <w:bottom w:val="nil"/>
              <w:right w:val="nil"/>
            </w:tcBorders>
            <w:shd w:val="clear" w:color="auto" w:fill="auto"/>
            <w:vAlign w:val="center"/>
            <w:hideMark/>
          </w:tcPr>
          <w:p w14:paraId="3507A3F8" w14:textId="77777777" w:rsidR="007D3845" w:rsidRPr="007D3845" w:rsidRDefault="007D3845" w:rsidP="007D3845">
            <w:pPr>
              <w:spacing w:before="0" w:after="0" w:line="240" w:lineRule="auto"/>
              <w:ind w:firstLine="0"/>
              <w:contextualSpacing w:val="0"/>
              <w:jc w:val="center"/>
              <w:rPr>
                <w:rFonts w:ascii="Arial Unicode MS" w:hAnsi="Arial Unicode MS"/>
                <w:color w:val="000000"/>
                <w:sz w:val="20"/>
                <w:szCs w:val="20"/>
                <w:lang w:val="en-PH" w:eastAsia="en-PH"/>
              </w:rPr>
            </w:pPr>
            <w:proofErr w:type="spellStart"/>
            <w:r w:rsidRPr="007D3845">
              <w:rPr>
                <w:rFonts w:ascii="Arial Unicode MS" w:hAnsi="Arial Unicode MS"/>
                <w:color w:val="000000"/>
                <w:sz w:val="20"/>
                <w:szCs w:val="20"/>
                <w:lang w:val="en-PH" w:eastAsia="en-PH"/>
              </w:rPr>
              <w:t>backtesting_</w:t>
            </w:r>
            <w:proofErr w:type="gramStart"/>
            <w:r w:rsidRPr="007D3845">
              <w:rPr>
                <w:rFonts w:ascii="Arial Unicode MS" w:hAnsi="Arial Unicode MS"/>
                <w:color w:val="000000"/>
                <w:sz w:val="20"/>
                <w:szCs w:val="20"/>
                <w:lang w:val="en-PH" w:eastAsia="en-PH"/>
              </w:rPr>
              <w:t>forecaster</w:t>
            </w:r>
            <w:proofErr w:type="spellEnd"/>
            <w:r w:rsidRPr="007D3845">
              <w:rPr>
                <w:rFonts w:ascii="Arial Unicode MS" w:hAnsi="Arial Unicode MS"/>
                <w:color w:val="000000"/>
                <w:sz w:val="20"/>
                <w:szCs w:val="20"/>
                <w:lang w:val="en-PH" w:eastAsia="en-PH"/>
              </w:rPr>
              <w:t>(</w:t>
            </w:r>
            <w:proofErr w:type="gramEnd"/>
            <w:r w:rsidRPr="007D3845">
              <w:rPr>
                <w:rFonts w:ascii="Arial Unicode MS" w:hAnsi="Arial Unicode MS"/>
                <w:color w:val="000000"/>
                <w:sz w:val="20"/>
                <w:szCs w:val="20"/>
                <w:lang w:val="en-PH" w:eastAsia="en-PH"/>
              </w:rPr>
              <w:t>forecaster, y=</w:t>
            </w:r>
            <w:proofErr w:type="spellStart"/>
            <w:r w:rsidRPr="007D3845">
              <w:rPr>
                <w:rFonts w:ascii="Arial Unicode MS" w:hAnsi="Arial Unicode MS"/>
                <w:color w:val="000000"/>
                <w:sz w:val="20"/>
                <w:szCs w:val="20"/>
                <w:lang w:val="en-PH" w:eastAsia="en-PH"/>
              </w:rPr>
              <w:t>y_train</w:t>
            </w:r>
            <w:proofErr w:type="spellEnd"/>
            <w:r w:rsidRPr="007D3845">
              <w:rPr>
                <w:rFonts w:ascii="Arial Unicode MS" w:hAnsi="Arial Unicode MS"/>
                <w:color w:val="000000"/>
                <w:sz w:val="20"/>
                <w:szCs w:val="20"/>
                <w:lang w:val="en-PH" w:eastAsia="en-PH"/>
              </w:rPr>
              <w:t xml:space="preserve">, </w:t>
            </w:r>
            <w:proofErr w:type="spellStart"/>
            <w:r w:rsidRPr="007D3845">
              <w:rPr>
                <w:rFonts w:ascii="Arial Unicode MS" w:hAnsi="Arial Unicode MS"/>
                <w:color w:val="000000"/>
                <w:sz w:val="20"/>
                <w:szCs w:val="20"/>
                <w:lang w:val="en-PH" w:eastAsia="en-PH"/>
              </w:rPr>
              <w:t>exog</w:t>
            </w:r>
            <w:proofErr w:type="spellEnd"/>
            <w:r w:rsidRPr="007D3845">
              <w:rPr>
                <w:rFonts w:ascii="Arial Unicode MS" w:hAnsi="Arial Unicode MS"/>
                <w:color w:val="000000"/>
                <w:sz w:val="20"/>
                <w:szCs w:val="20"/>
                <w:lang w:val="en-PH" w:eastAsia="en-PH"/>
              </w:rPr>
              <w:t>=</w:t>
            </w:r>
            <w:proofErr w:type="spellStart"/>
            <w:r w:rsidRPr="007D3845">
              <w:rPr>
                <w:rFonts w:ascii="Arial Unicode MS" w:hAnsi="Arial Unicode MS"/>
                <w:color w:val="000000"/>
                <w:sz w:val="20"/>
                <w:szCs w:val="20"/>
                <w:lang w:val="en-PH" w:eastAsia="en-PH"/>
              </w:rPr>
              <w:t>X_train</w:t>
            </w:r>
            <w:proofErr w:type="spellEnd"/>
            <w:r w:rsidRPr="007D3845">
              <w:rPr>
                <w:rFonts w:ascii="Arial Unicode MS" w:hAnsi="Arial Unicode MS"/>
                <w:color w:val="000000"/>
                <w:sz w:val="20"/>
                <w:szCs w:val="20"/>
                <w:lang w:val="en-PH" w:eastAsia="en-PH"/>
              </w:rPr>
              <w:t>, steps=steps, metric='</w:t>
            </w:r>
            <w:proofErr w:type="spellStart"/>
            <w:r w:rsidRPr="007D3845">
              <w:rPr>
                <w:rFonts w:ascii="Arial Unicode MS" w:hAnsi="Arial Unicode MS"/>
                <w:color w:val="000000"/>
                <w:sz w:val="20"/>
                <w:szCs w:val="20"/>
                <w:lang w:val="en-PH" w:eastAsia="en-PH"/>
              </w:rPr>
              <w:t>mean_squared_error</w:t>
            </w:r>
            <w:proofErr w:type="spellEnd"/>
            <w:r w:rsidRPr="007D3845">
              <w:rPr>
                <w:rFonts w:ascii="Arial Unicode MS" w:hAnsi="Arial Unicode MS"/>
                <w:color w:val="000000"/>
                <w:sz w:val="20"/>
                <w:szCs w:val="20"/>
                <w:lang w:val="en-PH" w:eastAsia="en-PH"/>
              </w:rPr>
              <w:t>')</w:t>
            </w:r>
          </w:p>
        </w:tc>
        <w:tc>
          <w:tcPr>
            <w:tcW w:w="1560" w:type="dxa"/>
            <w:tcBorders>
              <w:top w:val="nil"/>
              <w:left w:val="nil"/>
              <w:bottom w:val="nil"/>
              <w:right w:val="nil"/>
            </w:tcBorders>
            <w:shd w:val="clear" w:color="auto" w:fill="auto"/>
            <w:vAlign w:val="center"/>
            <w:hideMark/>
          </w:tcPr>
          <w:p w14:paraId="012A30C0"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Validating model performance</w:t>
            </w:r>
          </w:p>
        </w:tc>
      </w:tr>
      <w:tr w:rsidR="007D3845" w:rsidRPr="007D3845" w14:paraId="13380FE2" w14:textId="77777777" w:rsidTr="007D3845">
        <w:trPr>
          <w:trHeight w:val="1584"/>
        </w:trPr>
        <w:tc>
          <w:tcPr>
            <w:tcW w:w="633" w:type="dxa"/>
            <w:tcBorders>
              <w:top w:val="nil"/>
              <w:left w:val="nil"/>
              <w:bottom w:val="nil"/>
              <w:right w:val="nil"/>
            </w:tcBorders>
            <w:shd w:val="clear" w:color="auto" w:fill="auto"/>
            <w:vAlign w:val="center"/>
            <w:hideMark/>
          </w:tcPr>
          <w:p w14:paraId="7EDA7CB1"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5</w:t>
            </w:r>
          </w:p>
        </w:tc>
        <w:tc>
          <w:tcPr>
            <w:tcW w:w="1278" w:type="dxa"/>
            <w:tcBorders>
              <w:top w:val="nil"/>
              <w:left w:val="nil"/>
              <w:bottom w:val="nil"/>
              <w:right w:val="nil"/>
            </w:tcBorders>
            <w:shd w:val="clear" w:color="auto" w:fill="auto"/>
            <w:vAlign w:val="center"/>
            <w:hideMark/>
          </w:tcPr>
          <w:p w14:paraId="1EEE8698"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Predicting future values</w:t>
            </w:r>
          </w:p>
        </w:tc>
        <w:tc>
          <w:tcPr>
            <w:tcW w:w="4893" w:type="dxa"/>
            <w:tcBorders>
              <w:top w:val="nil"/>
              <w:left w:val="nil"/>
              <w:bottom w:val="nil"/>
              <w:right w:val="nil"/>
            </w:tcBorders>
            <w:shd w:val="clear" w:color="auto" w:fill="auto"/>
            <w:vAlign w:val="center"/>
            <w:hideMark/>
          </w:tcPr>
          <w:p w14:paraId="3FAE2519" w14:textId="77777777" w:rsidR="007D3845" w:rsidRPr="007D3845" w:rsidRDefault="007D3845" w:rsidP="007D3845">
            <w:pPr>
              <w:spacing w:before="0" w:after="0" w:line="240" w:lineRule="auto"/>
              <w:ind w:firstLine="0"/>
              <w:contextualSpacing w:val="0"/>
              <w:jc w:val="center"/>
              <w:rPr>
                <w:rFonts w:ascii="Arial Unicode MS" w:hAnsi="Arial Unicode MS"/>
                <w:color w:val="000000"/>
                <w:sz w:val="20"/>
                <w:szCs w:val="20"/>
                <w:lang w:val="en-PH" w:eastAsia="en-PH"/>
              </w:rPr>
            </w:pPr>
            <w:proofErr w:type="spellStart"/>
            <w:proofErr w:type="gramStart"/>
            <w:r w:rsidRPr="007D3845">
              <w:rPr>
                <w:rFonts w:ascii="Arial Unicode MS" w:hAnsi="Arial Unicode MS"/>
                <w:color w:val="000000"/>
                <w:sz w:val="20"/>
                <w:szCs w:val="20"/>
                <w:lang w:val="en-PH" w:eastAsia="en-PH"/>
              </w:rPr>
              <w:t>forecaster.predict</w:t>
            </w:r>
            <w:proofErr w:type="spellEnd"/>
            <w:proofErr w:type="gramEnd"/>
            <w:r w:rsidRPr="007D3845">
              <w:rPr>
                <w:rFonts w:ascii="Arial Unicode MS" w:hAnsi="Arial Unicode MS"/>
                <w:color w:val="000000"/>
                <w:sz w:val="20"/>
                <w:szCs w:val="20"/>
                <w:lang w:val="en-PH" w:eastAsia="en-PH"/>
              </w:rPr>
              <w:t>(steps=</w:t>
            </w:r>
            <w:proofErr w:type="spellStart"/>
            <w:r w:rsidRPr="007D3845">
              <w:rPr>
                <w:rFonts w:ascii="Arial Unicode MS" w:hAnsi="Arial Unicode MS"/>
                <w:color w:val="000000"/>
                <w:sz w:val="20"/>
                <w:szCs w:val="20"/>
                <w:lang w:val="en-PH" w:eastAsia="en-PH"/>
              </w:rPr>
              <w:t>len</w:t>
            </w:r>
            <w:proofErr w:type="spellEnd"/>
            <w:r w:rsidRPr="007D3845">
              <w:rPr>
                <w:rFonts w:ascii="Arial Unicode MS" w:hAnsi="Arial Unicode MS"/>
                <w:color w:val="000000"/>
                <w:sz w:val="20"/>
                <w:szCs w:val="20"/>
                <w:lang w:val="en-PH" w:eastAsia="en-PH"/>
              </w:rPr>
              <w:t>(</w:t>
            </w:r>
            <w:proofErr w:type="spellStart"/>
            <w:r w:rsidRPr="007D3845">
              <w:rPr>
                <w:rFonts w:ascii="Arial Unicode MS" w:hAnsi="Arial Unicode MS"/>
                <w:color w:val="000000"/>
                <w:sz w:val="20"/>
                <w:szCs w:val="20"/>
                <w:lang w:val="en-PH" w:eastAsia="en-PH"/>
              </w:rPr>
              <w:t>y_test</w:t>
            </w:r>
            <w:proofErr w:type="spellEnd"/>
            <w:r w:rsidRPr="007D3845">
              <w:rPr>
                <w:rFonts w:ascii="Arial Unicode MS" w:hAnsi="Arial Unicode MS"/>
                <w:color w:val="000000"/>
                <w:sz w:val="20"/>
                <w:szCs w:val="20"/>
                <w:lang w:val="en-PH" w:eastAsia="en-PH"/>
              </w:rPr>
              <w:t xml:space="preserve">), </w:t>
            </w:r>
            <w:proofErr w:type="spellStart"/>
            <w:r w:rsidRPr="007D3845">
              <w:rPr>
                <w:rFonts w:ascii="Arial Unicode MS" w:hAnsi="Arial Unicode MS"/>
                <w:color w:val="000000"/>
                <w:sz w:val="20"/>
                <w:szCs w:val="20"/>
                <w:lang w:val="en-PH" w:eastAsia="en-PH"/>
              </w:rPr>
              <w:t>exog</w:t>
            </w:r>
            <w:proofErr w:type="spellEnd"/>
            <w:r w:rsidRPr="007D3845">
              <w:rPr>
                <w:rFonts w:ascii="Arial Unicode MS" w:hAnsi="Arial Unicode MS"/>
                <w:color w:val="000000"/>
                <w:sz w:val="20"/>
                <w:szCs w:val="20"/>
                <w:lang w:val="en-PH" w:eastAsia="en-PH"/>
              </w:rPr>
              <w:t>=</w:t>
            </w:r>
            <w:proofErr w:type="spellStart"/>
            <w:r w:rsidRPr="007D3845">
              <w:rPr>
                <w:rFonts w:ascii="Arial Unicode MS" w:hAnsi="Arial Unicode MS"/>
                <w:color w:val="000000"/>
                <w:sz w:val="20"/>
                <w:szCs w:val="20"/>
                <w:lang w:val="en-PH" w:eastAsia="en-PH"/>
              </w:rPr>
              <w:t>X_test</w:t>
            </w:r>
            <w:proofErr w:type="spellEnd"/>
            <w:r w:rsidRPr="007D3845">
              <w:rPr>
                <w:rFonts w:ascii="Arial Unicode MS" w:hAnsi="Arial Unicode MS"/>
                <w:color w:val="000000"/>
                <w:sz w:val="20"/>
                <w:szCs w:val="20"/>
                <w:lang w:val="en-PH" w:eastAsia="en-PH"/>
              </w:rPr>
              <w:t>)</w:t>
            </w:r>
          </w:p>
        </w:tc>
        <w:tc>
          <w:tcPr>
            <w:tcW w:w="1560" w:type="dxa"/>
            <w:tcBorders>
              <w:top w:val="nil"/>
              <w:left w:val="nil"/>
              <w:bottom w:val="nil"/>
              <w:right w:val="nil"/>
            </w:tcBorders>
            <w:shd w:val="clear" w:color="auto" w:fill="auto"/>
            <w:vAlign w:val="center"/>
            <w:hideMark/>
          </w:tcPr>
          <w:p w14:paraId="16D20C8C"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Applying the model to new data</w:t>
            </w:r>
          </w:p>
        </w:tc>
      </w:tr>
    </w:tbl>
    <w:p w14:paraId="77CDA4B2" w14:textId="77777777" w:rsidR="007D3845" w:rsidRPr="00E97692" w:rsidRDefault="007D3845" w:rsidP="007D3845">
      <w:pPr>
        <w:ind w:firstLine="0"/>
      </w:pPr>
    </w:p>
    <w:p w14:paraId="2CFE8614" w14:textId="77777777" w:rsidR="00E97692" w:rsidRDefault="00E97692" w:rsidP="00E97692">
      <w:pPr>
        <w:pStyle w:val="Heading2"/>
      </w:pPr>
      <w:r>
        <w:t>Model Training Results</w:t>
      </w:r>
    </w:p>
    <w:p w14:paraId="31DEDAAF" w14:textId="77777777" w:rsidR="007D3845" w:rsidRDefault="007D3845" w:rsidP="007D3845">
      <w:pPr>
        <w:rPr>
          <w:lang w:val="en-PH"/>
        </w:rPr>
      </w:pPr>
      <w:r w:rsidRPr="007D3845">
        <w:rPr>
          <w:lang w:val="en-PH"/>
        </w:rPr>
        <w:t xml:space="preserve">The Random Forest method was chosen for this study because it is effective at classification tasks and does well when overfitting is an issue. The model was </w:t>
      </w:r>
      <w:proofErr w:type="gramStart"/>
      <w:r w:rsidRPr="007D3845">
        <w:rPr>
          <w:lang w:val="en-PH"/>
        </w:rPr>
        <w:t>trained</w:t>
      </w:r>
      <w:proofErr w:type="gramEnd"/>
      <w:r w:rsidRPr="007D3845">
        <w:rPr>
          <w:lang w:val="en-PH"/>
        </w:rPr>
        <w:t xml:space="preserve"> and </w:t>
      </w:r>
      <w:r w:rsidRPr="007D3845">
        <w:rPr>
          <w:lang w:val="en-PH"/>
        </w:rPr>
        <w:lastRenderedPageBreak/>
        <w:t xml:space="preserve">its performance was improved by hyperparameter adjustment. The interpretation and applicability of the model's parameters are covered in detail in the section that follows. </w:t>
      </w:r>
    </w:p>
    <w:p w14:paraId="0DBA3623" w14:textId="42EF052E" w:rsidR="007D3845" w:rsidRDefault="007D3845" w:rsidP="007D3845">
      <w:pPr>
        <w:ind w:firstLine="0"/>
        <w:rPr>
          <w:b/>
          <w:bCs/>
        </w:rPr>
      </w:pPr>
      <w:r w:rsidRPr="007D3845">
        <w:rPr>
          <w:b/>
          <w:bCs/>
        </w:rPr>
        <w:t xml:space="preserve">Table </w:t>
      </w:r>
      <w:r>
        <w:rPr>
          <w:b/>
          <w:bCs/>
        </w:rPr>
        <w:t>8</w:t>
      </w:r>
    </w:p>
    <w:p w14:paraId="21592951" w14:textId="788ED7B5" w:rsidR="007D3845" w:rsidRPr="007D3845" w:rsidRDefault="007D3845" w:rsidP="007D3845">
      <w:pPr>
        <w:ind w:firstLine="0"/>
        <w:rPr>
          <w:i/>
          <w:iCs/>
          <w:lang w:val="en-PH"/>
        </w:rPr>
      </w:pPr>
      <w:r w:rsidRPr="007D3845">
        <w:rPr>
          <w:i/>
          <w:iCs/>
          <w:lang w:val="en-PH"/>
        </w:rPr>
        <w:t xml:space="preserve">Model </w:t>
      </w:r>
      <w:r>
        <w:rPr>
          <w:i/>
          <w:iCs/>
          <w:lang w:val="en-PH"/>
        </w:rPr>
        <w:t>Hyperp</w:t>
      </w:r>
      <w:r w:rsidRPr="007D3845">
        <w:rPr>
          <w:i/>
          <w:iCs/>
          <w:lang w:val="en-PH"/>
        </w:rPr>
        <w:t>arameters</w:t>
      </w:r>
    </w:p>
    <w:tbl>
      <w:tblPr>
        <w:tblStyle w:val="TableGrid"/>
        <w:tblW w:w="0" w:type="auto"/>
        <w:tblLook w:val="04A0" w:firstRow="1" w:lastRow="0" w:firstColumn="1" w:lastColumn="0" w:noHBand="0" w:noVBand="1"/>
      </w:tblPr>
      <w:tblGrid>
        <w:gridCol w:w="2122"/>
        <w:gridCol w:w="6174"/>
      </w:tblGrid>
      <w:tr w:rsidR="00BA2350" w14:paraId="782E6A58" w14:textId="77777777" w:rsidTr="00CE5BA9">
        <w:trPr>
          <w:trHeight w:val="1706"/>
        </w:trPr>
        <w:tc>
          <w:tcPr>
            <w:tcW w:w="2122" w:type="dxa"/>
          </w:tcPr>
          <w:p w14:paraId="287D46FB" w14:textId="77777777" w:rsidR="00BA2350" w:rsidRPr="00AB1F22" w:rsidRDefault="00BA2350" w:rsidP="00CE5BA9">
            <w:pPr>
              <w:spacing w:line="480" w:lineRule="auto"/>
              <w:ind w:firstLine="0"/>
              <w:rPr>
                <w:b/>
                <w:bCs/>
              </w:rPr>
            </w:pPr>
            <w:proofErr w:type="spellStart"/>
            <w:r w:rsidRPr="00AB1F22">
              <w:rPr>
                <w:b/>
                <w:bCs/>
              </w:rPr>
              <w:t>n_estimators</w:t>
            </w:r>
            <w:proofErr w:type="spellEnd"/>
          </w:p>
        </w:tc>
        <w:tc>
          <w:tcPr>
            <w:tcW w:w="6174" w:type="dxa"/>
          </w:tcPr>
          <w:p w14:paraId="6918D19D" w14:textId="7901BBB0" w:rsidR="00BA2350" w:rsidRPr="00BA2350" w:rsidRDefault="00BA2350" w:rsidP="00CE5BA9">
            <w:pPr>
              <w:spacing w:line="480" w:lineRule="auto"/>
              <w:ind w:firstLine="0"/>
              <w:jc w:val="left"/>
              <w:rPr>
                <w:lang w:val="en-PH"/>
              </w:rPr>
            </w:pPr>
            <w:r w:rsidRPr="00BA2350">
              <w:rPr>
                <w:lang w:val="en-PH"/>
              </w:rPr>
              <w:t xml:space="preserve">The </w:t>
            </w:r>
            <w:proofErr w:type="gramStart"/>
            <w:r w:rsidRPr="00BA2350">
              <w:rPr>
                <w:lang w:val="en-PH"/>
              </w:rPr>
              <w:t>amount</w:t>
            </w:r>
            <w:proofErr w:type="gramEnd"/>
            <w:r w:rsidRPr="00BA2350">
              <w:rPr>
                <w:lang w:val="en-PH"/>
              </w:rPr>
              <w:t xml:space="preserve"> of trees in the forest is determined by this parameter. An increase in the number of trees generally improves the tree's performance, but the effect is not as strong and has a limit. Various values were tested, and cross-validation was used to choose the optimal value from the range of values.</w:t>
            </w:r>
          </w:p>
        </w:tc>
      </w:tr>
      <w:tr w:rsidR="00BA2350" w14:paraId="70D88DC4" w14:textId="77777777" w:rsidTr="00CE5BA9">
        <w:tc>
          <w:tcPr>
            <w:tcW w:w="2122" w:type="dxa"/>
          </w:tcPr>
          <w:p w14:paraId="27B2AAE8" w14:textId="77777777" w:rsidR="00BA2350" w:rsidRPr="00AB1F22" w:rsidRDefault="00BA2350" w:rsidP="00CE5BA9">
            <w:pPr>
              <w:spacing w:line="480" w:lineRule="auto"/>
              <w:ind w:firstLine="0"/>
              <w:rPr>
                <w:b/>
                <w:bCs/>
              </w:rPr>
            </w:pPr>
            <w:proofErr w:type="spellStart"/>
            <w:r w:rsidRPr="00AB1F22">
              <w:rPr>
                <w:b/>
                <w:bCs/>
              </w:rPr>
              <w:t>max_depth</w:t>
            </w:r>
            <w:proofErr w:type="spellEnd"/>
          </w:p>
        </w:tc>
        <w:tc>
          <w:tcPr>
            <w:tcW w:w="6174" w:type="dxa"/>
          </w:tcPr>
          <w:p w14:paraId="0C53405B" w14:textId="6BB0CEFD" w:rsidR="00BA2350" w:rsidRPr="00BA2350" w:rsidRDefault="00BA2350" w:rsidP="00CE5BA9">
            <w:pPr>
              <w:spacing w:line="480" w:lineRule="auto"/>
              <w:ind w:firstLine="0"/>
              <w:jc w:val="left"/>
              <w:rPr>
                <w:lang w:val="en-PH"/>
              </w:rPr>
            </w:pPr>
            <w:r w:rsidRPr="00BA2350">
              <w:rPr>
                <w:lang w:val="en-PH"/>
              </w:rPr>
              <w:t>restricts each tree's depth range. As a result, overfitting is lessened because trees are unable to recognize intricate patterns in the data and noise. To be effective, the model's depth and generalization capacity were further improved.</w:t>
            </w:r>
          </w:p>
        </w:tc>
      </w:tr>
      <w:tr w:rsidR="00BA2350" w14:paraId="3D106C6C" w14:textId="77777777" w:rsidTr="00CE5BA9">
        <w:tc>
          <w:tcPr>
            <w:tcW w:w="2122" w:type="dxa"/>
          </w:tcPr>
          <w:p w14:paraId="3EC38693" w14:textId="77777777" w:rsidR="00BA2350" w:rsidRPr="00AB1F22" w:rsidRDefault="00BA2350" w:rsidP="00CE5BA9">
            <w:pPr>
              <w:spacing w:line="480" w:lineRule="auto"/>
              <w:ind w:firstLine="0"/>
              <w:rPr>
                <w:b/>
                <w:bCs/>
              </w:rPr>
            </w:pPr>
            <w:proofErr w:type="spellStart"/>
            <w:r w:rsidRPr="00AB1F22">
              <w:rPr>
                <w:b/>
                <w:bCs/>
              </w:rPr>
              <w:t>min_samples_split</w:t>
            </w:r>
            <w:proofErr w:type="spellEnd"/>
          </w:p>
        </w:tc>
        <w:tc>
          <w:tcPr>
            <w:tcW w:w="6174" w:type="dxa"/>
          </w:tcPr>
          <w:p w14:paraId="6E0E7E4E" w14:textId="2DD2908D" w:rsidR="00BA2350" w:rsidRPr="00BA2350" w:rsidRDefault="00BA2350" w:rsidP="00CE5BA9">
            <w:pPr>
              <w:spacing w:line="480" w:lineRule="auto"/>
              <w:ind w:firstLine="0"/>
              <w:jc w:val="left"/>
              <w:rPr>
                <w:lang w:val="en-PH"/>
              </w:rPr>
            </w:pPr>
            <w:r w:rsidRPr="00BA2350">
              <w:rPr>
                <w:lang w:val="en-PH"/>
              </w:rPr>
              <w:t xml:space="preserve">indicates the bare minimum of samples needed for a node's split. Since the splitting is not performed on tiny data sample sizes, higher numbers reduce overfitting. </w:t>
            </w:r>
          </w:p>
        </w:tc>
      </w:tr>
      <w:tr w:rsidR="00BA2350" w14:paraId="529B10EC" w14:textId="77777777" w:rsidTr="00CE5BA9">
        <w:tc>
          <w:tcPr>
            <w:tcW w:w="2122" w:type="dxa"/>
          </w:tcPr>
          <w:p w14:paraId="3A1C4F44" w14:textId="2308C350" w:rsidR="00BA2350" w:rsidRPr="00AB1F22" w:rsidRDefault="00BA2350" w:rsidP="00CE5BA9">
            <w:pPr>
              <w:spacing w:line="480" w:lineRule="auto"/>
              <w:ind w:firstLine="0"/>
              <w:rPr>
                <w:b/>
                <w:bCs/>
              </w:rPr>
            </w:pPr>
            <w:proofErr w:type="spellStart"/>
            <w:r w:rsidRPr="00AB1F22">
              <w:rPr>
                <w:b/>
                <w:bCs/>
              </w:rPr>
              <w:t>max_features</w:t>
            </w:r>
            <w:proofErr w:type="spellEnd"/>
          </w:p>
        </w:tc>
        <w:tc>
          <w:tcPr>
            <w:tcW w:w="6174" w:type="dxa"/>
          </w:tcPr>
          <w:p w14:paraId="6B19A9FC" w14:textId="2CCE786B" w:rsidR="00BA2350" w:rsidRPr="00BA2350" w:rsidRDefault="00BA2350" w:rsidP="00CE5BA9">
            <w:pPr>
              <w:spacing w:line="480" w:lineRule="auto"/>
              <w:ind w:firstLine="0"/>
              <w:jc w:val="left"/>
              <w:rPr>
                <w:lang w:val="en-PH"/>
              </w:rPr>
            </w:pPr>
            <w:r w:rsidRPr="00BA2350">
              <w:rPr>
                <w:lang w:val="en-PH"/>
              </w:rPr>
              <w:t xml:space="preserve">regulates how many traits are </w:t>
            </w:r>
            <w:proofErr w:type="gramStart"/>
            <w:r w:rsidRPr="00BA2350">
              <w:rPr>
                <w:lang w:val="en-PH"/>
              </w:rPr>
              <w:t>taken into account</w:t>
            </w:r>
            <w:proofErr w:type="gramEnd"/>
            <w:r w:rsidRPr="00BA2350">
              <w:rPr>
                <w:lang w:val="en-PH"/>
              </w:rPr>
              <w:t xml:space="preserve"> for every split. By modifying this, performance is enhanced and the correlation between trees is decreased. To optimize the model, a variety of settings were evaluated, including sqrt.</w:t>
            </w:r>
          </w:p>
        </w:tc>
      </w:tr>
      <w:tr w:rsidR="00BA2350" w14:paraId="16C5D0C4" w14:textId="77777777" w:rsidTr="00CE5BA9">
        <w:tc>
          <w:tcPr>
            <w:tcW w:w="2122" w:type="dxa"/>
          </w:tcPr>
          <w:p w14:paraId="21E508A0" w14:textId="7A17621A" w:rsidR="00BA2350" w:rsidRPr="00AB1F22" w:rsidRDefault="00BA2350" w:rsidP="00BA2350">
            <w:pPr>
              <w:spacing w:line="480" w:lineRule="auto"/>
              <w:ind w:firstLine="0"/>
              <w:rPr>
                <w:b/>
                <w:bCs/>
              </w:rPr>
            </w:pPr>
            <w:r w:rsidRPr="00AB1F22">
              <w:rPr>
                <w:b/>
                <w:bCs/>
              </w:rPr>
              <w:t>criterion</w:t>
            </w:r>
          </w:p>
        </w:tc>
        <w:tc>
          <w:tcPr>
            <w:tcW w:w="6174" w:type="dxa"/>
          </w:tcPr>
          <w:p w14:paraId="6A88A243" w14:textId="11925C92" w:rsidR="00BA2350" w:rsidRPr="00BA2350" w:rsidRDefault="00BA2350" w:rsidP="00BA2350">
            <w:pPr>
              <w:spacing w:line="480" w:lineRule="auto"/>
              <w:ind w:firstLine="0"/>
              <w:jc w:val="left"/>
              <w:rPr>
                <w:lang w:val="en-PH"/>
              </w:rPr>
            </w:pPr>
            <w:r w:rsidRPr="00BA2350">
              <w:rPr>
                <w:lang w:val="en-PH"/>
              </w:rPr>
              <w:t>identifies the function that will be applied to evaluate a split's quality. After comparing the two options—</w:t>
            </w:r>
            <w:proofErr w:type="spellStart"/>
            <w:r w:rsidRPr="00BA2350">
              <w:rPr>
                <w:lang w:val="en-PH"/>
              </w:rPr>
              <w:t>gini</w:t>
            </w:r>
            <w:proofErr w:type="spellEnd"/>
            <w:r w:rsidRPr="00BA2350">
              <w:rPr>
                <w:lang w:val="en-PH"/>
              </w:rPr>
              <w:t xml:space="preserve"> and entropy—the better option was applied to the finished model.</w:t>
            </w:r>
          </w:p>
        </w:tc>
      </w:tr>
      <w:tr w:rsidR="00BA2350" w14:paraId="41A8210B" w14:textId="77777777" w:rsidTr="00CE5BA9">
        <w:tc>
          <w:tcPr>
            <w:tcW w:w="2122" w:type="dxa"/>
          </w:tcPr>
          <w:p w14:paraId="5FD9B7C3" w14:textId="0E8E1B0B" w:rsidR="00BA2350" w:rsidRPr="00AB1F22" w:rsidRDefault="00BA2350" w:rsidP="00BA2350">
            <w:pPr>
              <w:spacing w:line="480" w:lineRule="auto"/>
              <w:ind w:firstLine="0"/>
              <w:rPr>
                <w:b/>
                <w:bCs/>
              </w:rPr>
            </w:pPr>
            <w:proofErr w:type="spellStart"/>
            <w:r w:rsidRPr="00AB1F22">
              <w:rPr>
                <w:b/>
                <w:bCs/>
              </w:rPr>
              <w:t>min_samples_leaf</w:t>
            </w:r>
            <w:proofErr w:type="spellEnd"/>
          </w:p>
        </w:tc>
        <w:tc>
          <w:tcPr>
            <w:tcW w:w="6174" w:type="dxa"/>
          </w:tcPr>
          <w:p w14:paraId="3E6B9E63" w14:textId="37279477" w:rsidR="00BA2350" w:rsidRDefault="00BA2350" w:rsidP="00BA2350">
            <w:pPr>
              <w:spacing w:line="480" w:lineRule="auto"/>
              <w:ind w:firstLine="0"/>
              <w:jc w:val="left"/>
            </w:pPr>
            <w:r w:rsidRPr="00BA2350">
              <w:rPr>
                <w:lang w:val="en-PH"/>
              </w:rPr>
              <w:t xml:space="preserve">referred to as the smallest quantity of samples that can fit inside a single leaf node. By making it stronger, the model was able to train without concentrating on any one pattern. Several were </w:t>
            </w:r>
            <w:r w:rsidRPr="00BA2350">
              <w:rPr>
                <w:lang w:val="en-PH"/>
              </w:rPr>
              <w:lastRenderedPageBreak/>
              <w:t xml:space="preserve">tested </w:t>
            </w:r>
            <w:proofErr w:type="gramStart"/>
            <w:r w:rsidRPr="00BA2350">
              <w:rPr>
                <w:lang w:val="en-PH"/>
              </w:rPr>
              <w:t>in order to</w:t>
            </w:r>
            <w:proofErr w:type="gramEnd"/>
            <w:r w:rsidRPr="00BA2350">
              <w:rPr>
                <w:lang w:val="en-PH"/>
              </w:rPr>
              <w:t xml:space="preserve"> determine which value would work best for the dataset.</w:t>
            </w:r>
          </w:p>
        </w:tc>
      </w:tr>
    </w:tbl>
    <w:p w14:paraId="7C05E007" w14:textId="77777777" w:rsidR="00BA2350" w:rsidRDefault="00BA2350" w:rsidP="007D3845">
      <w:pPr>
        <w:ind w:firstLine="0"/>
        <w:rPr>
          <w:b/>
          <w:bCs/>
          <w:lang w:val="en-PH"/>
        </w:rPr>
      </w:pPr>
    </w:p>
    <w:p w14:paraId="5B145833" w14:textId="044EF417" w:rsidR="00BA2350" w:rsidRDefault="00146EAC" w:rsidP="00146EAC">
      <w:pPr>
        <w:rPr>
          <w:lang w:val="en-PH"/>
        </w:rPr>
      </w:pPr>
      <w:r>
        <w:rPr>
          <w:lang w:val="en-PH"/>
        </w:rPr>
        <w:t>In the context of crop yield forecasting, t</w:t>
      </w:r>
      <w:r w:rsidRPr="00146EAC">
        <w:rPr>
          <w:lang w:val="en-PH"/>
        </w:rPr>
        <w:t xml:space="preserve">his type of optimization aims at tuning several hyper-parameters important for increasing the </w:t>
      </w:r>
      <w:proofErr w:type="gramStart"/>
      <w:r w:rsidRPr="00146EAC">
        <w:rPr>
          <w:lang w:val="en-PH"/>
        </w:rPr>
        <w:t>models</w:t>
      </w:r>
      <w:proofErr w:type="gramEnd"/>
      <w:r w:rsidRPr="00146EAC">
        <w:rPr>
          <w:lang w:val="en-PH"/>
        </w:rPr>
        <w:t xml:space="preserve"> ability to make accurate predictions. The others are </w:t>
      </w:r>
      <w:proofErr w:type="spellStart"/>
      <w:r w:rsidRPr="00146EAC">
        <w:rPr>
          <w:lang w:val="en-PH"/>
        </w:rPr>
        <w:t>n_estimators</w:t>
      </w:r>
      <w:proofErr w:type="spellEnd"/>
      <w:r w:rsidRPr="00146EAC">
        <w:rPr>
          <w:lang w:val="en-PH"/>
        </w:rPr>
        <w:t xml:space="preserve">: the number of trees in the forest and </w:t>
      </w:r>
      <w:proofErr w:type="spellStart"/>
      <w:r w:rsidRPr="00146EAC">
        <w:rPr>
          <w:lang w:val="en-PH"/>
        </w:rPr>
        <w:t>max_depth</w:t>
      </w:r>
      <w:proofErr w:type="spellEnd"/>
      <w:r w:rsidRPr="00146EAC">
        <w:rPr>
          <w:lang w:val="en-PH"/>
        </w:rPr>
        <w:t xml:space="preserve">: the depth of each tree within the forest, which helps to reduce the occurrence of over-fitting, a trend which is characteristic of most models. Also, </w:t>
      </w:r>
      <w:proofErr w:type="spellStart"/>
      <w:r w:rsidRPr="00146EAC">
        <w:rPr>
          <w:lang w:val="en-PH"/>
        </w:rPr>
        <w:t>min_samples_split</w:t>
      </w:r>
      <w:proofErr w:type="spellEnd"/>
      <w:r w:rsidRPr="00146EAC">
        <w:rPr>
          <w:lang w:val="en-PH"/>
        </w:rPr>
        <w:t xml:space="preserve"> and </w:t>
      </w:r>
      <w:proofErr w:type="spellStart"/>
      <w:r w:rsidRPr="00146EAC">
        <w:rPr>
          <w:lang w:val="en-PH"/>
        </w:rPr>
        <w:t>min_samples_leaf</w:t>
      </w:r>
      <w:proofErr w:type="spellEnd"/>
      <w:r w:rsidRPr="00146EAC">
        <w:rPr>
          <w:lang w:val="en-PH"/>
        </w:rPr>
        <w:t xml:space="preserve"> are adjusted to avoid the problem of overfitting where the trees follow the data closely, and </w:t>
      </w:r>
      <w:proofErr w:type="spellStart"/>
      <w:r w:rsidRPr="00146EAC">
        <w:rPr>
          <w:lang w:val="en-PH"/>
        </w:rPr>
        <w:t>max_features</w:t>
      </w:r>
      <w:proofErr w:type="spellEnd"/>
      <w:r w:rsidRPr="00146EAC">
        <w:rPr>
          <w:lang w:val="en-PH"/>
        </w:rPr>
        <w:t xml:space="preserve"> decides the number of features to consider when splitting, thus incorporates a measure of random inconsistence likely to inhibit the bias for the most prominent features. These hyperparameters are systematically adjusted by cross-validation to identify the best hyperparameters that would give high level of reliability and accuracy of future crop yields which is crucial in farming.</w:t>
      </w:r>
    </w:p>
    <w:p w14:paraId="12007853" w14:textId="77777777" w:rsidR="00146EAC" w:rsidRDefault="00146EAC" w:rsidP="00146EAC">
      <w:pPr>
        <w:ind w:firstLine="0"/>
        <w:rPr>
          <w:b/>
          <w:bCs/>
        </w:rPr>
      </w:pPr>
      <w:proofErr w:type="spellStart"/>
      <w:r w:rsidRPr="00D7226D">
        <w:rPr>
          <w:b/>
          <w:bCs/>
        </w:rPr>
        <w:t>GridSearch</w:t>
      </w:r>
      <w:proofErr w:type="spellEnd"/>
      <w:r w:rsidRPr="00D7226D">
        <w:rPr>
          <w:b/>
          <w:bCs/>
        </w:rPr>
        <w:t xml:space="preserve"> CV Training Results</w:t>
      </w:r>
    </w:p>
    <w:p w14:paraId="6BF3FE50" w14:textId="35D65227" w:rsidR="00146EAC" w:rsidRDefault="00146EAC" w:rsidP="00146EAC">
      <w:pPr>
        <w:ind w:firstLine="0"/>
        <w:rPr>
          <w:b/>
          <w:bCs/>
        </w:rPr>
      </w:pPr>
      <w:r>
        <w:rPr>
          <w:b/>
          <w:bCs/>
        </w:rPr>
        <w:t>Table 9</w:t>
      </w:r>
    </w:p>
    <w:p w14:paraId="63E0983C" w14:textId="1F7D754D" w:rsidR="00146EAC" w:rsidRDefault="00146EAC" w:rsidP="00146EAC">
      <w:pPr>
        <w:ind w:firstLine="0"/>
        <w:rPr>
          <w:i/>
          <w:iCs/>
        </w:rPr>
      </w:pPr>
      <w:r w:rsidRPr="00146EAC">
        <w:rPr>
          <w:i/>
          <w:iCs/>
        </w:rPr>
        <w:t>Top five best parameters on Corn</w:t>
      </w:r>
    </w:p>
    <w:tbl>
      <w:tblPr>
        <w:tblStyle w:val="GridTable2"/>
        <w:tblW w:w="7680" w:type="dxa"/>
        <w:tblLook w:val="04A0" w:firstRow="1" w:lastRow="0" w:firstColumn="1" w:lastColumn="0" w:noHBand="0" w:noVBand="1"/>
      </w:tblPr>
      <w:tblGrid>
        <w:gridCol w:w="673"/>
        <w:gridCol w:w="1448"/>
        <w:gridCol w:w="769"/>
        <w:gridCol w:w="1015"/>
        <w:gridCol w:w="1011"/>
        <w:gridCol w:w="1011"/>
        <w:gridCol w:w="1202"/>
        <w:gridCol w:w="943"/>
      </w:tblGrid>
      <w:tr w:rsidR="0034613F" w:rsidRPr="0034613F" w14:paraId="452F1DDB" w14:textId="77777777" w:rsidTr="0034613F">
        <w:trPr>
          <w:cnfStyle w:val="100000000000" w:firstRow="1" w:lastRow="0" w:firstColumn="0" w:lastColumn="0" w:oddVBand="0" w:evenVBand="0" w:oddHBand="0"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843" w:type="dxa"/>
            <w:hideMark/>
          </w:tcPr>
          <w:p w14:paraId="76AB48F0" w14:textId="77777777" w:rsidR="0034613F" w:rsidRPr="0034613F" w:rsidRDefault="0034613F" w:rsidP="0034613F">
            <w:pPr>
              <w:spacing w:before="0"/>
              <w:ind w:firstLine="0"/>
              <w:contextualSpacing w:val="0"/>
              <w:jc w:val="center"/>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Rank</w:t>
            </w:r>
          </w:p>
        </w:tc>
        <w:tc>
          <w:tcPr>
            <w:tcW w:w="1262" w:type="dxa"/>
            <w:hideMark/>
          </w:tcPr>
          <w:p w14:paraId="241A04DE"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Criterion</w:t>
            </w:r>
          </w:p>
        </w:tc>
        <w:tc>
          <w:tcPr>
            <w:tcW w:w="867" w:type="dxa"/>
            <w:hideMark/>
          </w:tcPr>
          <w:p w14:paraId="15397EDC"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Max Depth</w:t>
            </w:r>
          </w:p>
        </w:tc>
        <w:tc>
          <w:tcPr>
            <w:tcW w:w="928" w:type="dxa"/>
            <w:hideMark/>
          </w:tcPr>
          <w:p w14:paraId="59C478F7"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Max Features</w:t>
            </w:r>
          </w:p>
        </w:tc>
        <w:tc>
          <w:tcPr>
            <w:tcW w:w="927" w:type="dxa"/>
            <w:hideMark/>
          </w:tcPr>
          <w:p w14:paraId="61617AAA"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Min Samples Leaf</w:t>
            </w:r>
          </w:p>
        </w:tc>
        <w:tc>
          <w:tcPr>
            <w:tcW w:w="927" w:type="dxa"/>
            <w:hideMark/>
          </w:tcPr>
          <w:p w14:paraId="73ABAAEA"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Min Samples Split</w:t>
            </w:r>
          </w:p>
        </w:tc>
        <w:tc>
          <w:tcPr>
            <w:tcW w:w="1016" w:type="dxa"/>
            <w:hideMark/>
          </w:tcPr>
          <w:p w14:paraId="1BC8C713"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 Estimators</w:t>
            </w:r>
          </w:p>
        </w:tc>
        <w:tc>
          <w:tcPr>
            <w:tcW w:w="910" w:type="dxa"/>
            <w:hideMark/>
          </w:tcPr>
          <w:p w14:paraId="0089E552"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Mean Test Score</w:t>
            </w:r>
          </w:p>
        </w:tc>
      </w:tr>
      <w:tr w:rsidR="0034613F" w:rsidRPr="0034613F" w14:paraId="0DAF3ED1" w14:textId="77777777" w:rsidTr="0034613F">
        <w:trPr>
          <w:cnfStyle w:val="000000100000" w:firstRow="0" w:lastRow="0" w:firstColumn="0" w:lastColumn="0" w:oddVBand="0" w:evenVBand="0" w:oddHBand="1" w:evenHBand="0" w:firstRowFirstColumn="0" w:firstRowLastColumn="0" w:lastRowFirstColumn="0" w:lastRowLastColumn="0"/>
          <w:trHeight w:val="157"/>
        </w:trPr>
        <w:tc>
          <w:tcPr>
            <w:cnfStyle w:val="001000000000" w:firstRow="0" w:lastRow="0" w:firstColumn="1" w:lastColumn="0" w:oddVBand="0" w:evenVBand="0" w:oddHBand="0" w:evenHBand="0" w:firstRowFirstColumn="0" w:firstRowLastColumn="0" w:lastRowFirstColumn="0" w:lastRowLastColumn="0"/>
            <w:tcW w:w="843" w:type="dxa"/>
            <w:shd w:val="clear" w:color="auto" w:fill="FFFFFF" w:themeFill="background1"/>
            <w:hideMark/>
          </w:tcPr>
          <w:p w14:paraId="3B9934B3"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1262" w:type="dxa"/>
            <w:shd w:val="clear" w:color="auto" w:fill="FFFFFF" w:themeFill="background1"/>
            <w:hideMark/>
          </w:tcPr>
          <w:p w14:paraId="7F8789AB"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867" w:type="dxa"/>
            <w:shd w:val="clear" w:color="auto" w:fill="FFFFFF" w:themeFill="background1"/>
            <w:hideMark/>
          </w:tcPr>
          <w:p w14:paraId="0DB972BD"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928" w:type="dxa"/>
            <w:shd w:val="clear" w:color="auto" w:fill="FFFFFF" w:themeFill="background1"/>
            <w:hideMark/>
          </w:tcPr>
          <w:p w14:paraId="1E737BD4"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27" w:type="dxa"/>
            <w:shd w:val="clear" w:color="auto" w:fill="FFFFFF" w:themeFill="background1"/>
            <w:hideMark/>
          </w:tcPr>
          <w:p w14:paraId="4F622C36"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927" w:type="dxa"/>
            <w:shd w:val="clear" w:color="auto" w:fill="FFFFFF" w:themeFill="background1"/>
            <w:hideMark/>
          </w:tcPr>
          <w:p w14:paraId="0446F64D"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w:t>
            </w:r>
          </w:p>
        </w:tc>
        <w:tc>
          <w:tcPr>
            <w:tcW w:w="1016" w:type="dxa"/>
            <w:shd w:val="clear" w:color="auto" w:fill="FFFFFF" w:themeFill="background1"/>
            <w:hideMark/>
          </w:tcPr>
          <w:p w14:paraId="3163A3EB"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100</w:t>
            </w:r>
          </w:p>
        </w:tc>
        <w:tc>
          <w:tcPr>
            <w:tcW w:w="910" w:type="dxa"/>
            <w:shd w:val="clear" w:color="auto" w:fill="FFFFFF" w:themeFill="background1"/>
            <w:hideMark/>
          </w:tcPr>
          <w:p w14:paraId="56942DD6"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-996.619</w:t>
            </w:r>
          </w:p>
        </w:tc>
      </w:tr>
      <w:tr w:rsidR="0034613F" w:rsidRPr="0034613F" w14:paraId="3375C8D3" w14:textId="77777777" w:rsidTr="0034613F">
        <w:trPr>
          <w:trHeight w:val="136"/>
        </w:trPr>
        <w:tc>
          <w:tcPr>
            <w:cnfStyle w:val="001000000000" w:firstRow="0" w:lastRow="0" w:firstColumn="1" w:lastColumn="0" w:oddVBand="0" w:evenVBand="0" w:oddHBand="0" w:evenHBand="0" w:firstRowFirstColumn="0" w:firstRowLastColumn="0" w:lastRowFirstColumn="0" w:lastRowLastColumn="0"/>
            <w:tcW w:w="843" w:type="dxa"/>
            <w:shd w:val="clear" w:color="auto" w:fill="FFFFFF" w:themeFill="background1"/>
            <w:hideMark/>
          </w:tcPr>
          <w:p w14:paraId="170983C3"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262" w:type="dxa"/>
            <w:shd w:val="clear" w:color="auto" w:fill="FFFFFF" w:themeFill="background1"/>
            <w:hideMark/>
          </w:tcPr>
          <w:p w14:paraId="63108D47"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867" w:type="dxa"/>
            <w:shd w:val="clear" w:color="auto" w:fill="FFFFFF" w:themeFill="background1"/>
            <w:hideMark/>
          </w:tcPr>
          <w:p w14:paraId="0D08DAE7"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928" w:type="dxa"/>
            <w:shd w:val="clear" w:color="auto" w:fill="FFFFFF" w:themeFill="background1"/>
            <w:hideMark/>
          </w:tcPr>
          <w:p w14:paraId="27C277EE"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27" w:type="dxa"/>
            <w:shd w:val="clear" w:color="auto" w:fill="FFFFFF" w:themeFill="background1"/>
            <w:hideMark/>
          </w:tcPr>
          <w:p w14:paraId="6A7FBF26"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927" w:type="dxa"/>
            <w:shd w:val="clear" w:color="auto" w:fill="FFFFFF" w:themeFill="background1"/>
            <w:hideMark/>
          </w:tcPr>
          <w:p w14:paraId="41D4FEE7"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w:t>
            </w:r>
          </w:p>
        </w:tc>
        <w:tc>
          <w:tcPr>
            <w:tcW w:w="1016" w:type="dxa"/>
            <w:shd w:val="clear" w:color="auto" w:fill="FFFFFF" w:themeFill="background1"/>
            <w:hideMark/>
          </w:tcPr>
          <w:p w14:paraId="2343C58D"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150</w:t>
            </w:r>
          </w:p>
        </w:tc>
        <w:tc>
          <w:tcPr>
            <w:tcW w:w="910" w:type="dxa"/>
            <w:shd w:val="clear" w:color="auto" w:fill="FFFFFF" w:themeFill="background1"/>
            <w:hideMark/>
          </w:tcPr>
          <w:p w14:paraId="79FE7FB2"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-1001.33</w:t>
            </w:r>
          </w:p>
        </w:tc>
      </w:tr>
      <w:tr w:rsidR="0034613F" w:rsidRPr="0034613F" w14:paraId="72C2752E" w14:textId="77777777" w:rsidTr="0034613F">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43" w:type="dxa"/>
            <w:shd w:val="clear" w:color="auto" w:fill="FFFFFF" w:themeFill="background1"/>
            <w:hideMark/>
          </w:tcPr>
          <w:p w14:paraId="48A6158D"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3</w:t>
            </w:r>
          </w:p>
        </w:tc>
        <w:tc>
          <w:tcPr>
            <w:tcW w:w="1262" w:type="dxa"/>
            <w:shd w:val="clear" w:color="auto" w:fill="FFFFFF" w:themeFill="background1"/>
            <w:hideMark/>
          </w:tcPr>
          <w:p w14:paraId="2695A654"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867" w:type="dxa"/>
            <w:shd w:val="clear" w:color="auto" w:fill="FFFFFF" w:themeFill="background1"/>
            <w:hideMark/>
          </w:tcPr>
          <w:p w14:paraId="561AB1C4"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928" w:type="dxa"/>
            <w:shd w:val="clear" w:color="auto" w:fill="FFFFFF" w:themeFill="background1"/>
            <w:hideMark/>
          </w:tcPr>
          <w:p w14:paraId="59229075"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27" w:type="dxa"/>
            <w:shd w:val="clear" w:color="auto" w:fill="FFFFFF" w:themeFill="background1"/>
            <w:hideMark/>
          </w:tcPr>
          <w:p w14:paraId="1E0CB3B2"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927" w:type="dxa"/>
            <w:shd w:val="clear" w:color="auto" w:fill="FFFFFF" w:themeFill="background1"/>
            <w:hideMark/>
          </w:tcPr>
          <w:p w14:paraId="68566950"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w:t>
            </w:r>
          </w:p>
        </w:tc>
        <w:tc>
          <w:tcPr>
            <w:tcW w:w="1016" w:type="dxa"/>
            <w:shd w:val="clear" w:color="auto" w:fill="FFFFFF" w:themeFill="background1"/>
            <w:hideMark/>
          </w:tcPr>
          <w:p w14:paraId="5612FE00"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100</w:t>
            </w:r>
          </w:p>
        </w:tc>
        <w:tc>
          <w:tcPr>
            <w:tcW w:w="910" w:type="dxa"/>
            <w:shd w:val="clear" w:color="auto" w:fill="FFFFFF" w:themeFill="background1"/>
            <w:hideMark/>
          </w:tcPr>
          <w:p w14:paraId="31A71AF8"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-1017.63</w:t>
            </w:r>
          </w:p>
        </w:tc>
      </w:tr>
      <w:tr w:rsidR="0034613F" w:rsidRPr="0034613F" w14:paraId="704D3F82" w14:textId="77777777" w:rsidTr="0034613F">
        <w:trPr>
          <w:trHeight w:val="157"/>
        </w:trPr>
        <w:tc>
          <w:tcPr>
            <w:cnfStyle w:val="001000000000" w:firstRow="0" w:lastRow="0" w:firstColumn="1" w:lastColumn="0" w:oddVBand="0" w:evenVBand="0" w:oddHBand="0" w:evenHBand="0" w:firstRowFirstColumn="0" w:firstRowLastColumn="0" w:lastRowFirstColumn="0" w:lastRowLastColumn="0"/>
            <w:tcW w:w="843" w:type="dxa"/>
            <w:shd w:val="clear" w:color="auto" w:fill="FFFFFF" w:themeFill="background1"/>
            <w:hideMark/>
          </w:tcPr>
          <w:p w14:paraId="291664CB"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4</w:t>
            </w:r>
          </w:p>
        </w:tc>
        <w:tc>
          <w:tcPr>
            <w:tcW w:w="1262" w:type="dxa"/>
            <w:shd w:val="clear" w:color="auto" w:fill="FFFFFF" w:themeFill="background1"/>
            <w:hideMark/>
          </w:tcPr>
          <w:p w14:paraId="5B25759E"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867" w:type="dxa"/>
            <w:shd w:val="clear" w:color="auto" w:fill="FFFFFF" w:themeFill="background1"/>
            <w:hideMark/>
          </w:tcPr>
          <w:p w14:paraId="471E1F3E"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928" w:type="dxa"/>
            <w:shd w:val="clear" w:color="auto" w:fill="FFFFFF" w:themeFill="background1"/>
            <w:hideMark/>
          </w:tcPr>
          <w:p w14:paraId="69A15620"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27" w:type="dxa"/>
            <w:shd w:val="clear" w:color="auto" w:fill="FFFFFF" w:themeFill="background1"/>
            <w:hideMark/>
          </w:tcPr>
          <w:p w14:paraId="6D720A33"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927" w:type="dxa"/>
            <w:shd w:val="clear" w:color="auto" w:fill="FFFFFF" w:themeFill="background1"/>
            <w:hideMark/>
          </w:tcPr>
          <w:p w14:paraId="4AFE3B0A"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016" w:type="dxa"/>
            <w:shd w:val="clear" w:color="auto" w:fill="FFFFFF" w:themeFill="background1"/>
            <w:hideMark/>
          </w:tcPr>
          <w:p w14:paraId="162BD9DC"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150</w:t>
            </w:r>
          </w:p>
        </w:tc>
        <w:tc>
          <w:tcPr>
            <w:tcW w:w="910" w:type="dxa"/>
            <w:shd w:val="clear" w:color="auto" w:fill="FFFFFF" w:themeFill="background1"/>
            <w:hideMark/>
          </w:tcPr>
          <w:p w14:paraId="2B517DA0"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-1023.22</w:t>
            </w:r>
          </w:p>
        </w:tc>
      </w:tr>
      <w:tr w:rsidR="0034613F" w:rsidRPr="0034613F" w14:paraId="0AE26F56" w14:textId="77777777" w:rsidTr="0034613F">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43" w:type="dxa"/>
            <w:shd w:val="clear" w:color="auto" w:fill="FFFFFF" w:themeFill="background1"/>
            <w:hideMark/>
          </w:tcPr>
          <w:p w14:paraId="5E8A5D01"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5</w:t>
            </w:r>
          </w:p>
        </w:tc>
        <w:tc>
          <w:tcPr>
            <w:tcW w:w="1262" w:type="dxa"/>
            <w:shd w:val="clear" w:color="auto" w:fill="FFFFFF" w:themeFill="background1"/>
            <w:hideMark/>
          </w:tcPr>
          <w:p w14:paraId="7D1ED616"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867" w:type="dxa"/>
            <w:shd w:val="clear" w:color="auto" w:fill="FFFFFF" w:themeFill="background1"/>
            <w:hideMark/>
          </w:tcPr>
          <w:p w14:paraId="23080B52"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928" w:type="dxa"/>
            <w:shd w:val="clear" w:color="auto" w:fill="FFFFFF" w:themeFill="background1"/>
            <w:hideMark/>
          </w:tcPr>
          <w:p w14:paraId="06A7100D"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27" w:type="dxa"/>
            <w:shd w:val="clear" w:color="auto" w:fill="FFFFFF" w:themeFill="background1"/>
            <w:hideMark/>
          </w:tcPr>
          <w:p w14:paraId="521F6C3B"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927" w:type="dxa"/>
            <w:shd w:val="clear" w:color="auto" w:fill="FFFFFF" w:themeFill="background1"/>
            <w:hideMark/>
          </w:tcPr>
          <w:p w14:paraId="1A880567"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5</w:t>
            </w:r>
          </w:p>
        </w:tc>
        <w:tc>
          <w:tcPr>
            <w:tcW w:w="1016" w:type="dxa"/>
            <w:shd w:val="clear" w:color="auto" w:fill="FFFFFF" w:themeFill="background1"/>
            <w:hideMark/>
          </w:tcPr>
          <w:p w14:paraId="6F43FE75"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150</w:t>
            </w:r>
          </w:p>
        </w:tc>
        <w:tc>
          <w:tcPr>
            <w:tcW w:w="910" w:type="dxa"/>
            <w:shd w:val="clear" w:color="auto" w:fill="FFFFFF" w:themeFill="background1"/>
            <w:hideMark/>
          </w:tcPr>
          <w:p w14:paraId="1E85B7A1"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-1024.43</w:t>
            </w:r>
          </w:p>
        </w:tc>
      </w:tr>
    </w:tbl>
    <w:p w14:paraId="35A81F22" w14:textId="77777777" w:rsidR="00146EAC" w:rsidRDefault="00146EAC" w:rsidP="00146EAC">
      <w:pPr>
        <w:ind w:firstLine="0"/>
        <w:rPr>
          <w:i/>
          <w:iCs/>
        </w:rPr>
      </w:pPr>
    </w:p>
    <w:p w14:paraId="5517F466" w14:textId="33D5EF65" w:rsidR="00146EAC" w:rsidRDefault="00146EAC" w:rsidP="00146EAC">
      <w:pPr>
        <w:ind w:firstLine="0"/>
        <w:rPr>
          <w:b/>
          <w:bCs/>
        </w:rPr>
      </w:pPr>
      <w:r>
        <w:rPr>
          <w:b/>
          <w:bCs/>
        </w:rPr>
        <w:t>Table 10</w:t>
      </w:r>
    </w:p>
    <w:p w14:paraId="1307E159" w14:textId="6691D9C6" w:rsidR="00146EAC" w:rsidRPr="00146EAC" w:rsidRDefault="00146EAC" w:rsidP="00146EAC">
      <w:pPr>
        <w:ind w:firstLine="0"/>
        <w:rPr>
          <w:i/>
          <w:iCs/>
        </w:rPr>
      </w:pPr>
      <w:r w:rsidRPr="00146EAC">
        <w:rPr>
          <w:i/>
          <w:iCs/>
        </w:rPr>
        <w:lastRenderedPageBreak/>
        <w:t xml:space="preserve">Top five </w:t>
      </w:r>
      <w:r>
        <w:rPr>
          <w:i/>
          <w:iCs/>
        </w:rPr>
        <w:t>worse</w:t>
      </w:r>
      <w:r w:rsidRPr="00146EAC">
        <w:rPr>
          <w:i/>
          <w:iCs/>
        </w:rPr>
        <w:t xml:space="preserve"> parameters on Corn</w:t>
      </w:r>
    </w:p>
    <w:tbl>
      <w:tblPr>
        <w:tblStyle w:val="GridTable2"/>
        <w:tblW w:w="7680" w:type="dxa"/>
        <w:tblLook w:val="04A0" w:firstRow="1" w:lastRow="0" w:firstColumn="1" w:lastColumn="0" w:noHBand="0" w:noVBand="1"/>
      </w:tblPr>
      <w:tblGrid>
        <w:gridCol w:w="673"/>
        <w:gridCol w:w="1448"/>
        <w:gridCol w:w="769"/>
        <w:gridCol w:w="1015"/>
        <w:gridCol w:w="1011"/>
        <w:gridCol w:w="1011"/>
        <w:gridCol w:w="1202"/>
        <w:gridCol w:w="943"/>
      </w:tblGrid>
      <w:tr w:rsidR="0034613F" w:rsidRPr="0034613F" w14:paraId="0562FAE0" w14:textId="77777777" w:rsidTr="0034613F">
        <w:trPr>
          <w:cnfStyle w:val="100000000000" w:firstRow="1" w:lastRow="0" w:firstColumn="0" w:lastColumn="0" w:oddVBand="0" w:evenVBand="0" w:oddHBand="0"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843" w:type="dxa"/>
            <w:hideMark/>
          </w:tcPr>
          <w:p w14:paraId="169E0B81" w14:textId="77777777" w:rsidR="0034613F" w:rsidRPr="0034613F" w:rsidRDefault="0034613F" w:rsidP="0034613F">
            <w:pPr>
              <w:spacing w:before="0"/>
              <w:ind w:firstLine="0"/>
              <w:contextualSpacing w:val="0"/>
              <w:jc w:val="center"/>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Rank</w:t>
            </w:r>
          </w:p>
        </w:tc>
        <w:tc>
          <w:tcPr>
            <w:tcW w:w="1262" w:type="dxa"/>
            <w:hideMark/>
          </w:tcPr>
          <w:p w14:paraId="482C0012"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Criterion</w:t>
            </w:r>
          </w:p>
        </w:tc>
        <w:tc>
          <w:tcPr>
            <w:tcW w:w="867" w:type="dxa"/>
            <w:hideMark/>
          </w:tcPr>
          <w:p w14:paraId="5B0B92D2"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Max Depth</w:t>
            </w:r>
          </w:p>
        </w:tc>
        <w:tc>
          <w:tcPr>
            <w:tcW w:w="928" w:type="dxa"/>
            <w:hideMark/>
          </w:tcPr>
          <w:p w14:paraId="660C6BC9"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Max Features</w:t>
            </w:r>
          </w:p>
        </w:tc>
        <w:tc>
          <w:tcPr>
            <w:tcW w:w="927" w:type="dxa"/>
            <w:hideMark/>
          </w:tcPr>
          <w:p w14:paraId="058FF4A3"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Min Samples Leaf</w:t>
            </w:r>
          </w:p>
        </w:tc>
        <w:tc>
          <w:tcPr>
            <w:tcW w:w="927" w:type="dxa"/>
            <w:hideMark/>
          </w:tcPr>
          <w:p w14:paraId="7EA8B2EE"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Min Samples Split</w:t>
            </w:r>
          </w:p>
        </w:tc>
        <w:tc>
          <w:tcPr>
            <w:tcW w:w="1016" w:type="dxa"/>
            <w:hideMark/>
          </w:tcPr>
          <w:p w14:paraId="28E54AA0"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 Estimators</w:t>
            </w:r>
          </w:p>
        </w:tc>
        <w:tc>
          <w:tcPr>
            <w:tcW w:w="910" w:type="dxa"/>
            <w:hideMark/>
          </w:tcPr>
          <w:p w14:paraId="7F6CA0D5"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Mean Test Score</w:t>
            </w:r>
          </w:p>
        </w:tc>
      </w:tr>
      <w:tr w:rsidR="0034613F" w:rsidRPr="0034613F" w14:paraId="3E0B566A" w14:textId="77777777" w:rsidTr="0034613F">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843" w:type="dxa"/>
            <w:shd w:val="clear" w:color="auto" w:fill="FFFFFF" w:themeFill="background1"/>
            <w:hideMark/>
          </w:tcPr>
          <w:p w14:paraId="413F21A4"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1262" w:type="dxa"/>
            <w:shd w:val="clear" w:color="auto" w:fill="FFFFFF" w:themeFill="background1"/>
            <w:hideMark/>
          </w:tcPr>
          <w:p w14:paraId="2DFA683F"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867" w:type="dxa"/>
            <w:shd w:val="clear" w:color="auto" w:fill="FFFFFF" w:themeFill="background1"/>
            <w:hideMark/>
          </w:tcPr>
          <w:p w14:paraId="7A7E004A"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928" w:type="dxa"/>
            <w:shd w:val="clear" w:color="auto" w:fill="FFFFFF" w:themeFill="background1"/>
            <w:hideMark/>
          </w:tcPr>
          <w:p w14:paraId="4EDE1B0E"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27" w:type="dxa"/>
            <w:shd w:val="clear" w:color="auto" w:fill="FFFFFF" w:themeFill="background1"/>
            <w:hideMark/>
          </w:tcPr>
          <w:p w14:paraId="39C0D1CF"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927" w:type="dxa"/>
            <w:shd w:val="clear" w:color="auto" w:fill="FFFFFF" w:themeFill="background1"/>
            <w:hideMark/>
          </w:tcPr>
          <w:p w14:paraId="353DD75A"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w:t>
            </w:r>
          </w:p>
        </w:tc>
        <w:tc>
          <w:tcPr>
            <w:tcW w:w="1016" w:type="dxa"/>
            <w:shd w:val="clear" w:color="auto" w:fill="FFFFFF" w:themeFill="background1"/>
            <w:hideMark/>
          </w:tcPr>
          <w:p w14:paraId="207B79C7"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100</w:t>
            </w:r>
          </w:p>
        </w:tc>
        <w:tc>
          <w:tcPr>
            <w:tcW w:w="910" w:type="dxa"/>
            <w:shd w:val="clear" w:color="auto" w:fill="FFFFFF" w:themeFill="background1"/>
            <w:hideMark/>
          </w:tcPr>
          <w:p w14:paraId="3BFB9837"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-996.619</w:t>
            </w:r>
          </w:p>
        </w:tc>
      </w:tr>
      <w:tr w:rsidR="0034613F" w:rsidRPr="0034613F" w14:paraId="121D480E" w14:textId="77777777" w:rsidTr="0034613F">
        <w:trPr>
          <w:trHeight w:val="188"/>
        </w:trPr>
        <w:tc>
          <w:tcPr>
            <w:cnfStyle w:val="001000000000" w:firstRow="0" w:lastRow="0" w:firstColumn="1" w:lastColumn="0" w:oddVBand="0" w:evenVBand="0" w:oddHBand="0" w:evenHBand="0" w:firstRowFirstColumn="0" w:firstRowLastColumn="0" w:lastRowFirstColumn="0" w:lastRowLastColumn="0"/>
            <w:tcW w:w="843" w:type="dxa"/>
            <w:shd w:val="clear" w:color="auto" w:fill="FFFFFF" w:themeFill="background1"/>
            <w:hideMark/>
          </w:tcPr>
          <w:p w14:paraId="53FEF194"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262" w:type="dxa"/>
            <w:shd w:val="clear" w:color="auto" w:fill="FFFFFF" w:themeFill="background1"/>
            <w:hideMark/>
          </w:tcPr>
          <w:p w14:paraId="7686A922"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867" w:type="dxa"/>
            <w:shd w:val="clear" w:color="auto" w:fill="FFFFFF" w:themeFill="background1"/>
            <w:hideMark/>
          </w:tcPr>
          <w:p w14:paraId="27136C8C"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928" w:type="dxa"/>
            <w:shd w:val="clear" w:color="auto" w:fill="FFFFFF" w:themeFill="background1"/>
            <w:hideMark/>
          </w:tcPr>
          <w:p w14:paraId="2F37FF9E"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27" w:type="dxa"/>
            <w:shd w:val="clear" w:color="auto" w:fill="FFFFFF" w:themeFill="background1"/>
            <w:hideMark/>
          </w:tcPr>
          <w:p w14:paraId="12561230"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927" w:type="dxa"/>
            <w:shd w:val="clear" w:color="auto" w:fill="FFFFFF" w:themeFill="background1"/>
            <w:hideMark/>
          </w:tcPr>
          <w:p w14:paraId="0B048159"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w:t>
            </w:r>
          </w:p>
        </w:tc>
        <w:tc>
          <w:tcPr>
            <w:tcW w:w="1016" w:type="dxa"/>
            <w:shd w:val="clear" w:color="auto" w:fill="FFFFFF" w:themeFill="background1"/>
            <w:hideMark/>
          </w:tcPr>
          <w:p w14:paraId="46E2F8DE"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150</w:t>
            </w:r>
          </w:p>
        </w:tc>
        <w:tc>
          <w:tcPr>
            <w:tcW w:w="910" w:type="dxa"/>
            <w:shd w:val="clear" w:color="auto" w:fill="FFFFFF" w:themeFill="background1"/>
            <w:hideMark/>
          </w:tcPr>
          <w:p w14:paraId="0C7225B5"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-1001.33</w:t>
            </w:r>
          </w:p>
        </w:tc>
      </w:tr>
      <w:tr w:rsidR="0034613F" w:rsidRPr="0034613F" w14:paraId="497E69BB" w14:textId="77777777" w:rsidTr="0034613F">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43" w:type="dxa"/>
            <w:shd w:val="clear" w:color="auto" w:fill="FFFFFF" w:themeFill="background1"/>
            <w:hideMark/>
          </w:tcPr>
          <w:p w14:paraId="0861F683"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3</w:t>
            </w:r>
          </w:p>
        </w:tc>
        <w:tc>
          <w:tcPr>
            <w:tcW w:w="1262" w:type="dxa"/>
            <w:shd w:val="clear" w:color="auto" w:fill="FFFFFF" w:themeFill="background1"/>
            <w:hideMark/>
          </w:tcPr>
          <w:p w14:paraId="313AC6A0"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867" w:type="dxa"/>
            <w:shd w:val="clear" w:color="auto" w:fill="FFFFFF" w:themeFill="background1"/>
            <w:hideMark/>
          </w:tcPr>
          <w:p w14:paraId="36E2A318"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928" w:type="dxa"/>
            <w:shd w:val="clear" w:color="auto" w:fill="FFFFFF" w:themeFill="background1"/>
            <w:hideMark/>
          </w:tcPr>
          <w:p w14:paraId="2F97A7B0"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27" w:type="dxa"/>
            <w:shd w:val="clear" w:color="auto" w:fill="FFFFFF" w:themeFill="background1"/>
            <w:hideMark/>
          </w:tcPr>
          <w:p w14:paraId="6808C7DA"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927" w:type="dxa"/>
            <w:shd w:val="clear" w:color="auto" w:fill="FFFFFF" w:themeFill="background1"/>
            <w:hideMark/>
          </w:tcPr>
          <w:p w14:paraId="33E7E9E3"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w:t>
            </w:r>
          </w:p>
        </w:tc>
        <w:tc>
          <w:tcPr>
            <w:tcW w:w="1016" w:type="dxa"/>
            <w:shd w:val="clear" w:color="auto" w:fill="FFFFFF" w:themeFill="background1"/>
            <w:hideMark/>
          </w:tcPr>
          <w:p w14:paraId="63046E52"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100</w:t>
            </w:r>
          </w:p>
        </w:tc>
        <w:tc>
          <w:tcPr>
            <w:tcW w:w="910" w:type="dxa"/>
            <w:shd w:val="clear" w:color="auto" w:fill="FFFFFF" w:themeFill="background1"/>
            <w:hideMark/>
          </w:tcPr>
          <w:p w14:paraId="3C093D38"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-1017.63</w:t>
            </w:r>
          </w:p>
        </w:tc>
      </w:tr>
      <w:tr w:rsidR="0034613F" w:rsidRPr="0034613F" w14:paraId="2A96869B" w14:textId="77777777" w:rsidTr="0034613F">
        <w:trPr>
          <w:trHeight w:val="63"/>
        </w:trPr>
        <w:tc>
          <w:tcPr>
            <w:cnfStyle w:val="001000000000" w:firstRow="0" w:lastRow="0" w:firstColumn="1" w:lastColumn="0" w:oddVBand="0" w:evenVBand="0" w:oddHBand="0" w:evenHBand="0" w:firstRowFirstColumn="0" w:firstRowLastColumn="0" w:lastRowFirstColumn="0" w:lastRowLastColumn="0"/>
            <w:tcW w:w="843" w:type="dxa"/>
            <w:shd w:val="clear" w:color="auto" w:fill="FFFFFF" w:themeFill="background1"/>
            <w:hideMark/>
          </w:tcPr>
          <w:p w14:paraId="11AB035A"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4</w:t>
            </w:r>
          </w:p>
        </w:tc>
        <w:tc>
          <w:tcPr>
            <w:tcW w:w="1262" w:type="dxa"/>
            <w:shd w:val="clear" w:color="auto" w:fill="FFFFFF" w:themeFill="background1"/>
            <w:hideMark/>
          </w:tcPr>
          <w:p w14:paraId="68AC540E"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867" w:type="dxa"/>
            <w:shd w:val="clear" w:color="auto" w:fill="FFFFFF" w:themeFill="background1"/>
            <w:hideMark/>
          </w:tcPr>
          <w:p w14:paraId="36219E6A"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928" w:type="dxa"/>
            <w:shd w:val="clear" w:color="auto" w:fill="FFFFFF" w:themeFill="background1"/>
            <w:hideMark/>
          </w:tcPr>
          <w:p w14:paraId="42C70F9D"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27" w:type="dxa"/>
            <w:shd w:val="clear" w:color="auto" w:fill="FFFFFF" w:themeFill="background1"/>
            <w:hideMark/>
          </w:tcPr>
          <w:p w14:paraId="69AEE255"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927" w:type="dxa"/>
            <w:shd w:val="clear" w:color="auto" w:fill="FFFFFF" w:themeFill="background1"/>
            <w:hideMark/>
          </w:tcPr>
          <w:p w14:paraId="752DD116"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016" w:type="dxa"/>
            <w:shd w:val="clear" w:color="auto" w:fill="FFFFFF" w:themeFill="background1"/>
            <w:hideMark/>
          </w:tcPr>
          <w:p w14:paraId="79BB1CA5"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150</w:t>
            </w:r>
          </w:p>
        </w:tc>
        <w:tc>
          <w:tcPr>
            <w:tcW w:w="910" w:type="dxa"/>
            <w:shd w:val="clear" w:color="auto" w:fill="FFFFFF" w:themeFill="background1"/>
            <w:hideMark/>
          </w:tcPr>
          <w:p w14:paraId="1A46D643"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-1023.22</w:t>
            </w:r>
          </w:p>
        </w:tc>
      </w:tr>
      <w:tr w:rsidR="0034613F" w:rsidRPr="0034613F" w14:paraId="318FA657" w14:textId="77777777" w:rsidTr="0034613F">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43" w:type="dxa"/>
            <w:shd w:val="clear" w:color="auto" w:fill="FFFFFF" w:themeFill="background1"/>
            <w:hideMark/>
          </w:tcPr>
          <w:p w14:paraId="6BB6BFF9"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5</w:t>
            </w:r>
          </w:p>
        </w:tc>
        <w:tc>
          <w:tcPr>
            <w:tcW w:w="1262" w:type="dxa"/>
            <w:shd w:val="clear" w:color="auto" w:fill="FFFFFF" w:themeFill="background1"/>
            <w:hideMark/>
          </w:tcPr>
          <w:p w14:paraId="5CEFA13A"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867" w:type="dxa"/>
            <w:shd w:val="clear" w:color="auto" w:fill="FFFFFF" w:themeFill="background1"/>
            <w:hideMark/>
          </w:tcPr>
          <w:p w14:paraId="70090BF4"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928" w:type="dxa"/>
            <w:shd w:val="clear" w:color="auto" w:fill="FFFFFF" w:themeFill="background1"/>
            <w:hideMark/>
          </w:tcPr>
          <w:p w14:paraId="261C8056"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27" w:type="dxa"/>
            <w:shd w:val="clear" w:color="auto" w:fill="FFFFFF" w:themeFill="background1"/>
            <w:hideMark/>
          </w:tcPr>
          <w:p w14:paraId="2E741DEA"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927" w:type="dxa"/>
            <w:shd w:val="clear" w:color="auto" w:fill="FFFFFF" w:themeFill="background1"/>
            <w:hideMark/>
          </w:tcPr>
          <w:p w14:paraId="37AC561A"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5</w:t>
            </w:r>
          </w:p>
        </w:tc>
        <w:tc>
          <w:tcPr>
            <w:tcW w:w="1016" w:type="dxa"/>
            <w:shd w:val="clear" w:color="auto" w:fill="FFFFFF" w:themeFill="background1"/>
            <w:hideMark/>
          </w:tcPr>
          <w:p w14:paraId="696FF0D8"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150</w:t>
            </w:r>
          </w:p>
        </w:tc>
        <w:tc>
          <w:tcPr>
            <w:tcW w:w="910" w:type="dxa"/>
            <w:shd w:val="clear" w:color="auto" w:fill="FFFFFF" w:themeFill="background1"/>
            <w:hideMark/>
          </w:tcPr>
          <w:p w14:paraId="067780AA"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-1024.43</w:t>
            </w:r>
          </w:p>
        </w:tc>
      </w:tr>
    </w:tbl>
    <w:p w14:paraId="4CEDAD23" w14:textId="77777777" w:rsidR="00146EAC" w:rsidRDefault="00146EAC" w:rsidP="00146EAC">
      <w:pPr>
        <w:ind w:firstLine="0"/>
        <w:rPr>
          <w:i/>
          <w:iCs/>
        </w:rPr>
      </w:pPr>
    </w:p>
    <w:p w14:paraId="3C99351B" w14:textId="4CC3C6AC" w:rsidR="000D7C3F" w:rsidRPr="000D7C3F" w:rsidRDefault="000D7C3F" w:rsidP="000D7C3F">
      <w:r w:rsidRPr="000D7C3F">
        <w:t xml:space="preserve">The best parameters are log2 for the maximum features and None for the maximum </w:t>
      </w:r>
      <w:proofErr w:type="gramStart"/>
      <w:r w:rsidRPr="000D7C3F">
        <w:t>depth</w:t>
      </w:r>
      <w:proofErr w:type="gramEnd"/>
      <w:r w:rsidRPr="000D7C3F">
        <w:t xml:space="preserve"> so trees grow to the maximum depth, which probably does not overfit complex patterns well. These setups differ, for the most part, in terms of the number of estimators (100 to 150) and the minimum samples that are required at the leaves and for splitting; this implies an optimal trade-off to avoid overfitting while at the same time, allow for model complexity. Notably, the worst parameter combinations resemble the best ones, but they have worse performance probably because of a different training subset or noise sensitivity, </w:t>
      </w:r>
      <w:proofErr w:type="gramStart"/>
      <w:r w:rsidRPr="000D7C3F">
        <w:t>This</w:t>
      </w:r>
      <w:proofErr w:type="gramEnd"/>
      <w:r w:rsidRPr="000D7C3F">
        <w:t xml:space="preserve"> means that small changes in hyperparameters such as the number of trees (</w:t>
      </w:r>
      <w:proofErr w:type="spellStart"/>
      <w:r w:rsidRPr="000D7C3F">
        <w:t>n_estimators</w:t>
      </w:r>
      <w:proofErr w:type="spellEnd"/>
      <w:r w:rsidRPr="000D7C3F">
        <w:t>) can have a huge impact on performance in predictive modeling.</w:t>
      </w:r>
    </w:p>
    <w:p w14:paraId="7FB09DA5" w14:textId="54CFA27B" w:rsidR="00146EAC" w:rsidRDefault="00146EAC" w:rsidP="00146EAC">
      <w:pPr>
        <w:ind w:firstLine="0"/>
        <w:rPr>
          <w:b/>
          <w:bCs/>
        </w:rPr>
      </w:pPr>
      <w:r>
        <w:rPr>
          <w:b/>
          <w:bCs/>
        </w:rPr>
        <w:t>Table 11</w:t>
      </w:r>
    </w:p>
    <w:p w14:paraId="359CCBFC" w14:textId="13CE55C2" w:rsidR="00146EAC" w:rsidRPr="00146EAC" w:rsidRDefault="00146EAC" w:rsidP="00146EAC">
      <w:pPr>
        <w:ind w:firstLine="0"/>
        <w:rPr>
          <w:i/>
          <w:iCs/>
        </w:rPr>
      </w:pPr>
      <w:r w:rsidRPr="00146EAC">
        <w:rPr>
          <w:i/>
          <w:iCs/>
        </w:rPr>
        <w:t xml:space="preserve">Top five best parameters on </w:t>
      </w:r>
      <w:r>
        <w:rPr>
          <w:i/>
          <w:iCs/>
        </w:rPr>
        <w:t>Palay</w:t>
      </w:r>
    </w:p>
    <w:tbl>
      <w:tblPr>
        <w:tblStyle w:val="GridTable2"/>
        <w:tblW w:w="7680" w:type="dxa"/>
        <w:tblLook w:val="04A0" w:firstRow="1" w:lastRow="0" w:firstColumn="1" w:lastColumn="0" w:noHBand="0" w:noVBand="1"/>
      </w:tblPr>
      <w:tblGrid>
        <w:gridCol w:w="673"/>
        <w:gridCol w:w="1448"/>
        <w:gridCol w:w="769"/>
        <w:gridCol w:w="1015"/>
        <w:gridCol w:w="1011"/>
        <w:gridCol w:w="1011"/>
        <w:gridCol w:w="1202"/>
        <w:gridCol w:w="943"/>
      </w:tblGrid>
      <w:tr w:rsidR="0034613F" w:rsidRPr="0034613F" w14:paraId="0B26C6CF" w14:textId="77777777" w:rsidTr="0034613F">
        <w:trPr>
          <w:cnfStyle w:val="100000000000" w:firstRow="1" w:lastRow="0" w:firstColumn="0" w:lastColumn="0" w:oddVBand="0" w:evenVBand="0" w:oddHBand="0"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843" w:type="dxa"/>
            <w:hideMark/>
          </w:tcPr>
          <w:p w14:paraId="7DF90498" w14:textId="77777777" w:rsidR="0034613F" w:rsidRPr="0034613F" w:rsidRDefault="0034613F" w:rsidP="0034613F">
            <w:pPr>
              <w:spacing w:before="0"/>
              <w:ind w:firstLine="0"/>
              <w:contextualSpacing w:val="0"/>
              <w:jc w:val="center"/>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Rank</w:t>
            </w:r>
          </w:p>
        </w:tc>
        <w:tc>
          <w:tcPr>
            <w:tcW w:w="1262" w:type="dxa"/>
            <w:hideMark/>
          </w:tcPr>
          <w:p w14:paraId="55323ECB"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Criterion</w:t>
            </w:r>
          </w:p>
        </w:tc>
        <w:tc>
          <w:tcPr>
            <w:tcW w:w="867" w:type="dxa"/>
            <w:hideMark/>
          </w:tcPr>
          <w:p w14:paraId="039FCA17"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Max Depth</w:t>
            </w:r>
          </w:p>
        </w:tc>
        <w:tc>
          <w:tcPr>
            <w:tcW w:w="928" w:type="dxa"/>
            <w:hideMark/>
          </w:tcPr>
          <w:p w14:paraId="24188DC1"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Max Features</w:t>
            </w:r>
          </w:p>
        </w:tc>
        <w:tc>
          <w:tcPr>
            <w:tcW w:w="927" w:type="dxa"/>
            <w:hideMark/>
          </w:tcPr>
          <w:p w14:paraId="5D02DDD5"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Min Samples Leaf</w:t>
            </w:r>
          </w:p>
        </w:tc>
        <w:tc>
          <w:tcPr>
            <w:tcW w:w="927" w:type="dxa"/>
            <w:hideMark/>
          </w:tcPr>
          <w:p w14:paraId="52052179"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Min Samples Split</w:t>
            </w:r>
          </w:p>
        </w:tc>
        <w:tc>
          <w:tcPr>
            <w:tcW w:w="1016" w:type="dxa"/>
            <w:hideMark/>
          </w:tcPr>
          <w:p w14:paraId="29E20AC8"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 Estimators</w:t>
            </w:r>
          </w:p>
        </w:tc>
        <w:tc>
          <w:tcPr>
            <w:tcW w:w="910" w:type="dxa"/>
            <w:hideMark/>
          </w:tcPr>
          <w:p w14:paraId="5FC45CBE"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Mean Test Score</w:t>
            </w:r>
          </w:p>
        </w:tc>
      </w:tr>
      <w:tr w:rsidR="0034613F" w:rsidRPr="0034613F" w14:paraId="76E7B2BD" w14:textId="77777777" w:rsidTr="0034613F">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843" w:type="dxa"/>
            <w:shd w:val="clear" w:color="auto" w:fill="FFFFFF" w:themeFill="background1"/>
            <w:hideMark/>
          </w:tcPr>
          <w:p w14:paraId="69A5A83F"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1262" w:type="dxa"/>
            <w:shd w:val="clear" w:color="auto" w:fill="FFFFFF" w:themeFill="background1"/>
            <w:hideMark/>
          </w:tcPr>
          <w:p w14:paraId="133469CF"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867" w:type="dxa"/>
            <w:shd w:val="clear" w:color="auto" w:fill="FFFFFF" w:themeFill="background1"/>
            <w:hideMark/>
          </w:tcPr>
          <w:p w14:paraId="5CCBD369"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928" w:type="dxa"/>
            <w:shd w:val="clear" w:color="auto" w:fill="FFFFFF" w:themeFill="background1"/>
            <w:hideMark/>
          </w:tcPr>
          <w:p w14:paraId="127A393E"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27" w:type="dxa"/>
            <w:shd w:val="clear" w:color="auto" w:fill="FFFFFF" w:themeFill="background1"/>
            <w:hideMark/>
          </w:tcPr>
          <w:p w14:paraId="75F2A7AF"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927" w:type="dxa"/>
            <w:shd w:val="clear" w:color="auto" w:fill="FFFFFF" w:themeFill="background1"/>
            <w:hideMark/>
          </w:tcPr>
          <w:p w14:paraId="7917CC32"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016" w:type="dxa"/>
            <w:shd w:val="clear" w:color="auto" w:fill="FFFFFF" w:themeFill="background1"/>
            <w:hideMark/>
          </w:tcPr>
          <w:p w14:paraId="2101A276"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300</w:t>
            </w:r>
          </w:p>
        </w:tc>
        <w:tc>
          <w:tcPr>
            <w:tcW w:w="910" w:type="dxa"/>
            <w:shd w:val="clear" w:color="auto" w:fill="FFFFFF" w:themeFill="background1"/>
            <w:hideMark/>
          </w:tcPr>
          <w:p w14:paraId="56C24BED"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-10717.4</w:t>
            </w:r>
          </w:p>
        </w:tc>
      </w:tr>
      <w:tr w:rsidR="0034613F" w:rsidRPr="0034613F" w14:paraId="2AD12298" w14:textId="77777777" w:rsidTr="0034613F">
        <w:trPr>
          <w:trHeight w:val="63"/>
        </w:trPr>
        <w:tc>
          <w:tcPr>
            <w:cnfStyle w:val="001000000000" w:firstRow="0" w:lastRow="0" w:firstColumn="1" w:lastColumn="0" w:oddVBand="0" w:evenVBand="0" w:oddHBand="0" w:evenHBand="0" w:firstRowFirstColumn="0" w:firstRowLastColumn="0" w:lastRowFirstColumn="0" w:lastRowLastColumn="0"/>
            <w:tcW w:w="843" w:type="dxa"/>
            <w:shd w:val="clear" w:color="auto" w:fill="FFFFFF" w:themeFill="background1"/>
            <w:hideMark/>
          </w:tcPr>
          <w:p w14:paraId="31C0EF3A"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262" w:type="dxa"/>
            <w:shd w:val="clear" w:color="auto" w:fill="FFFFFF" w:themeFill="background1"/>
            <w:hideMark/>
          </w:tcPr>
          <w:p w14:paraId="51A65392"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867" w:type="dxa"/>
            <w:shd w:val="clear" w:color="auto" w:fill="FFFFFF" w:themeFill="background1"/>
            <w:hideMark/>
          </w:tcPr>
          <w:p w14:paraId="74E0D729"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928" w:type="dxa"/>
            <w:shd w:val="clear" w:color="auto" w:fill="FFFFFF" w:themeFill="background1"/>
            <w:hideMark/>
          </w:tcPr>
          <w:p w14:paraId="70AB38E7"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27" w:type="dxa"/>
            <w:shd w:val="clear" w:color="auto" w:fill="FFFFFF" w:themeFill="background1"/>
            <w:hideMark/>
          </w:tcPr>
          <w:p w14:paraId="73B2DD3E"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927" w:type="dxa"/>
            <w:shd w:val="clear" w:color="auto" w:fill="FFFFFF" w:themeFill="background1"/>
            <w:hideMark/>
          </w:tcPr>
          <w:p w14:paraId="2FDE7FF2"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016" w:type="dxa"/>
            <w:shd w:val="clear" w:color="auto" w:fill="FFFFFF" w:themeFill="background1"/>
            <w:hideMark/>
          </w:tcPr>
          <w:p w14:paraId="05DF3A77"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200</w:t>
            </w:r>
          </w:p>
        </w:tc>
        <w:tc>
          <w:tcPr>
            <w:tcW w:w="910" w:type="dxa"/>
            <w:shd w:val="clear" w:color="auto" w:fill="FFFFFF" w:themeFill="background1"/>
            <w:hideMark/>
          </w:tcPr>
          <w:p w14:paraId="5FD288A6"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-10813.4</w:t>
            </w:r>
          </w:p>
        </w:tc>
      </w:tr>
      <w:tr w:rsidR="0034613F" w:rsidRPr="0034613F" w14:paraId="5E83F1D8" w14:textId="77777777" w:rsidTr="0034613F">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43" w:type="dxa"/>
            <w:shd w:val="clear" w:color="auto" w:fill="FFFFFF" w:themeFill="background1"/>
            <w:hideMark/>
          </w:tcPr>
          <w:p w14:paraId="3428F657"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3</w:t>
            </w:r>
          </w:p>
        </w:tc>
        <w:tc>
          <w:tcPr>
            <w:tcW w:w="1262" w:type="dxa"/>
            <w:shd w:val="clear" w:color="auto" w:fill="FFFFFF" w:themeFill="background1"/>
            <w:hideMark/>
          </w:tcPr>
          <w:p w14:paraId="227F2845"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867" w:type="dxa"/>
            <w:shd w:val="clear" w:color="auto" w:fill="FFFFFF" w:themeFill="background1"/>
            <w:hideMark/>
          </w:tcPr>
          <w:p w14:paraId="0338AF8B"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928" w:type="dxa"/>
            <w:shd w:val="clear" w:color="auto" w:fill="FFFFFF" w:themeFill="background1"/>
            <w:hideMark/>
          </w:tcPr>
          <w:p w14:paraId="30B31E1F"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27" w:type="dxa"/>
            <w:shd w:val="clear" w:color="auto" w:fill="FFFFFF" w:themeFill="background1"/>
            <w:hideMark/>
          </w:tcPr>
          <w:p w14:paraId="62974EB3"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927" w:type="dxa"/>
            <w:shd w:val="clear" w:color="auto" w:fill="FFFFFF" w:themeFill="background1"/>
            <w:hideMark/>
          </w:tcPr>
          <w:p w14:paraId="61B305C9"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016" w:type="dxa"/>
            <w:shd w:val="clear" w:color="auto" w:fill="FFFFFF" w:themeFill="background1"/>
            <w:hideMark/>
          </w:tcPr>
          <w:p w14:paraId="2BF1EB47"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150</w:t>
            </w:r>
          </w:p>
        </w:tc>
        <w:tc>
          <w:tcPr>
            <w:tcW w:w="910" w:type="dxa"/>
            <w:shd w:val="clear" w:color="auto" w:fill="FFFFFF" w:themeFill="background1"/>
            <w:hideMark/>
          </w:tcPr>
          <w:p w14:paraId="7ADBD4E9"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-11172.7</w:t>
            </w:r>
          </w:p>
        </w:tc>
      </w:tr>
      <w:tr w:rsidR="0034613F" w:rsidRPr="0034613F" w14:paraId="1422A573" w14:textId="77777777" w:rsidTr="0034613F">
        <w:trPr>
          <w:trHeight w:val="390"/>
        </w:trPr>
        <w:tc>
          <w:tcPr>
            <w:cnfStyle w:val="001000000000" w:firstRow="0" w:lastRow="0" w:firstColumn="1" w:lastColumn="0" w:oddVBand="0" w:evenVBand="0" w:oddHBand="0" w:evenHBand="0" w:firstRowFirstColumn="0" w:firstRowLastColumn="0" w:lastRowFirstColumn="0" w:lastRowLastColumn="0"/>
            <w:tcW w:w="843" w:type="dxa"/>
            <w:shd w:val="clear" w:color="auto" w:fill="FFFFFF" w:themeFill="background1"/>
            <w:hideMark/>
          </w:tcPr>
          <w:p w14:paraId="06E1C769"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lastRenderedPageBreak/>
              <w:t>4</w:t>
            </w:r>
          </w:p>
        </w:tc>
        <w:tc>
          <w:tcPr>
            <w:tcW w:w="1262" w:type="dxa"/>
            <w:shd w:val="clear" w:color="auto" w:fill="FFFFFF" w:themeFill="background1"/>
            <w:hideMark/>
          </w:tcPr>
          <w:p w14:paraId="1EABB5C1"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867" w:type="dxa"/>
            <w:shd w:val="clear" w:color="auto" w:fill="FFFFFF" w:themeFill="background1"/>
            <w:hideMark/>
          </w:tcPr>
          <w:p w14:paraId="3C685FD7"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928" w:type="dxa"/>
            <w:shd w:val="clear" w:color="auto" w:fill="FFFFFF" w:themeFill="background1"/>
            <w:hideMark/>
          </w:tcPr>
          <w:p w14:paraId="0B3193D3"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sqrt</w:t>
            </w:r>
          </w:p>
        </w:tc>
        <w:tc>
          <w:tcPr>
            <w:tcW w:w="927" w:type="dxa"/>
            <w:shd w:val="clear" w:color="auto" w:fill="FFFFFF" w:themeFill="background1"/>
            <w:hideMark/>
          </w:tcPr>
          <w:p w14:paraId="0800BB88"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927" w:type="dxa"/>
            <w:shd w:val="clear" w:color="auto" w:fill="FFFFFF" w:themeFill="background1"/>
            <w:hideMark/>
          </w:tcPr>
          <w:p w14:paraId="1F26F486"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016" w:type="dxa"/>
            <w:shd w:val="clear" w:color="auto" w:fill="FFFFFF" w:themeFill="background1"/>
            <w:hideMark/>
          </w:tcPr>
          <w:p w14:paraId="347F8149"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200</w:t>
            </w:r>
          </w:p>
        </w:tc>
        <w:tc>
          <w:tcPr>
            <w:tcW w:w="910" w:type="dxa"/>
            <w:shd w:val="clear" w:color="auto" w:fill="FFFFFF" w:themeFill="background1"/>
            <w:hideMark/>
          </w:tcPr>
          <w:p w14:paraId="1A8FA7BC"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-11390.5</w:t>
            </w:r>
          </w:p>
        </w:tc>
      </w:tr>
      <w:tr w:rsidR="0034613F" w:rsidRPr="0034613F" w14:paraId="0DF9282D" w14:textId="77777777" w:rsidTr="0034613F">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843" w:type="dxa"/>
            <w:shd w:val="clear" w:color="auto" w:fill="FFFFFF" w:themeFill="background1"/>
            <w:hideMark/>
          </w:tcPr>
          <w:p w14:paraId="1031F191"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5</w:t>
            </w:r>
          </w:p>
        </w:tc>
        <w:tc>
          <w:tcPr>
            <w:tcW w:w="1262" w:type="dxa"/>
            <w:shd w:val="clear" w:color="auto" w:fill="FFFFFF" w:themeFill="background1"/>
            <w:hideMark/>
          </w:tcPr>
          <w:p w14:paraId="670CF169"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867" w:type="dxa"/>
            <w:shd w:val="clear" w:color="auto" w:fill="FFFFFF" w:themeFill="background1"/>
            <w:hideMark/>
          </w:tcPr>
          <w:p w14:paraId="769629A6"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928" w:type="dxa"/>
            <w:shd w:val="clear" w:color="auto" w:fill="FFFFFF" w:themeFill="background1"/>
            <w:hideMark/>
          </w:tcPr>
          <w:p w14:paraId="79C8C3B5"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27" w:type="dxa"/>
            <w:shd w:val="clear" w:color="auto" w:fill="FFFFFF" w:themeFill="background1"/>
            <w:hideMark/>
          </w:tcPr>
          <w:p w14:paraId="2608E114"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927" w:type="dxa"/>
            <w:shd w:val="clear" w:color="auto" w:fill="FFFFFF" w:themeFill="background1"/>
            <w:hideMark/>
          </w:tcPr>
          <w:p w14:paraId="3DAF8C84"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016" w:type="dxa"/>
            <w:shd w:val="clear" w:color="auto" w:fill="FFFFFF" w:themeFill="background1"/>
            <w:hideMark/>
          </w:tcPr>
          <w:p w14:paraId="12AE6C0A"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100</w:t>
            </w:r>
          </w:p>
        </w:tc>
        <w:tc>
          <w:tcPr>
            <w:tcW w:w="910" w:type="dxa"/>
            <w:shd w:val="clear" w:color="auto" w:fill="FFFFFF" w:themeFill="background1"/>
            <w:hideMark/>
          </w:tcPr>
          <w:p w14:paraId="48736511"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-11421</w:t>
            </w:r>
          </w:p>
        </w:tc>
      </w:tr>
    </w:tbl>
    <w:p w14:paraId="71B9CB13" w14:textId="77777777" w:rsidR="00146EAC" w:rsidRDefault="00146EAC" w:rsidP="00146EAC">
      <w:pPr>
        <w:ind w:firstLine="0"/>
        <w:rPr>
          <w:i/>
          <w:iCs/>
        </w:rPr>
      </w:pPr>
    </w:p>
    <w:p w14:paraId="61A45523" w14:textId="2898A53B" w:rsidR="00146EAC" w:rsidRDefault="00146EAC" w:rsidP="00146EAC">
      <w:pPr>
        <w:ind w:firstLine="0"/>
        <w:rPr>
          <w:b/>
          <w:bCs/>
        </w:rPr>
      </w:pPr>
      <w:r>
        <w:rPr>
          <w:b/>
          <w:bCs/>
        </w:rPr>
        <w:t>Table 12</w:t>
      </w:r>
    </w:p>
    <w:p w14:paraId="786318A5" w14:textId="49DD7CAB" w:rsidR="00146EAC" w:rsidRPr="00146EAC" w:rsidRDefault="00146EAC" w:rsidP="00146EAC">
      <w:pPr>
        <w:ind w:firstLine="0"/>
        <w:rPr>
          <w:i/>
          <w:iCs/>
        </w:rPr>
      </w:pPr>
      <w:r w:rsidRPr="00146EAC">
        <w:rPr>
          <w:i/>
          <w:iCs/>
        </w:rPr>
        <w:t xml:space="preserve">Top five </w:t>
      </w:r>
      <w:r>
        <w:rPr>
          <w:i/>
          <w:iCs/>
        </w:rPr>
        <w:t>worse</w:t>
      </w:r>
      <w:r w:rsidRPr="00146EAC">
        <w:rPr>
          <w:i/>
          <w:iCs/>
        </w:rPr>
        <w:t xml:space="preserve"> parameters on </w:t>
      </w:r>
      <w:r>
        <w:rPr>
          <w:i/>
          <w:iCs/>
        </w:rPr>
        <w:t>Palay</w:t>
      </w:r>
    </w:p>
    <w:tbl>
      <w:tblPr>
        <w:tblStyle w:val="GridTable2"/>
        <w:tblW w:w="7680" w:type="dxa"/>
        <w:tblLook w:val="04A0" w:firstRow="1" w:lastRow="0" w:firstColumn="1" w:lastColumn="0" w:noHBand="0" w:noVBand="1"/>
      </w:tblPr>
      <w:tblGrid>
        <w:gridCol w:w="673"/>
        <w:gridCol w:w="1448"/>
        <w:gridCol w:w="769"/>
        <w:gridCol w:w="1015"/>
        <w:gridCol w:w="1011"/>
        <w:gridCol w:w="1011"/>
        <w:gridCol w:w="1202"/>
        <w:gridCol w:w="943"/>
      </w:tblGrid>
      <w:tr w:rsidR="0034613F" w:rsidRPr="0034613F" w14:paraId="1A5760A8" w14:textId="77777777" w:rsidTr="0034613F">
        <w:trPr>
          <w:cnfStyle w:val="100000000000" w:firstRow="1" w:lastRow="0" w:firstColumn="0" w:lastColumn="0" w:oddVBand="0" w:evenVBand="0" w:oddHBand="0"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843" w:type="dxa"/>
            <w:hideMark/>
          </w:tcPr>
          <w:p w14:paraId="3BEBBAD2" w14:textId="77777777" w:rsidR="0034613F" w:rsidRPr="0034613F" w:rsidRDefault="0034613F" w:rsidP="0034613F">
            <w:pPr>
              <w:spacing w:before="0"/>
              <w:ind w:firstLine="0"/>
              <w:contextualSpacing w:val="0"/>
              <w:jc w:val="center"/>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Rank</w:t>
            </w:r>
          </w:p>
        </w:tc>
        <w:tc>
          <w:tcPr>
            <w:tcW w:w="1262" w:type="dxa"/>
            <w:hideMark/>
          </w:tcPr>
          <w:p w14:paraId="5D6AEC5E"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Criterion</w:t>
            </w:r>
          </w:p>
        </w:tc>
        <w:tc>
          <w:tcPr>
            <w:tcW w:w="867" w:type="dxa"/>
            <w:hideMark/>
          </w:tcPr>
          <w:p w14:paraId="69FAC96F"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Max Depth</w:t>
            </w:r>
          </w:p>
        </w:tc>
        <w:tc>
          <w:tcPr>
            <w:tcW w:w="928" w:type="dxa"/>
            <w:hideMark/>
          </w:tcPr>
          <w:p w14:paraId="550E87C2"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Max Features</w:t>
            </w:r>
          </w:p>
        </w:tc>
        <w:tc>
          <w:tcPr>
            <w:tcW w:w="927" w:type="dxa"/>
            <w:hideMark/>
          </w:tcPr>
          <w:p w14:paraId="297AEE8D"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Min Samples Leaf</w:t>
            </w:r>
          </w:p>
        </w:tc>
        <w:tc>
          <w:tcPr>
            <w:tcW w:w="927" w:type="dxa"/>
            <w:hideMark/>
          </w:tcPr>
          <w:p w14:paraId="6C1E5F3A"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Min Samples Split</w:t>
            </w:r>
          </w:p>
        </w:tc>
        <w:tc>
          <w:tcPr>
            <w:tcW w:w="1016" w:type="dxa"/>
            <w:hideMark/>
          </w:tcPr>
          <w:p w14:paraId="64382343"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 Estimators</w:t>
            </w:r>
          </w:p>
        </w:tc>
        <w:tc>
          <w:tcPr>
            <w:tcW w:w="910" w:type="dxa"/>
            <w:hideMark/>
          </w:tcPr>
          <w:p w14:paraId="58ADB075"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Mean Test Score</w:t>
            </w:r>
          </w:p>
        </w:tc>
      </w:tr>
      <w:tr w:rsidR="0034613F" w:rsidRPr="0034613F" w14:paraId="0BB7A8A7" w14:textId="77777777" w:rsidTr="0034613F">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843" w:type="dxa"/>
            <w:shd w:val="clear" w:color="auto" w:fill="FFFFFF" w:themeFill="background1"/>
            <w:hideMark/>
          </w:tcPr>
          <w:p w14:paraId="2523D2F1"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1262" w:type="dxa"/>
            <w:shd w:val="clear" w:color="auto" w:fill="FFFFFF" w:themeFill="background1"/>
            <w:hideMark/>
          </w:tcPr>
          <w:p w14:paraId="6A602D15"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867" w:type="dxa"/>
            <w:shd w:val="clear" w:color="auto" w:fill="FFFFFF" w:themeFill="background1"/>
            <w:hideMark/>
          </w:tcPr>
          <w:p w14:paraId="06AE6E0D"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928" w:type="dxa"/>
            <w:shd w:val="clear" w:color="auto" w:fill="FFFFFF" w:themeFill="background1"/>
            <w:hideMark/>
          </w:tcPr>
          <w:p w14:paraId="6CC0A004"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27" w:type="dxa"/>
            <w:shd w:val="clear" w:color="auto" w:fill="FFFFFF" w:themeFill="background1"/>
            <w:hideMark/>
          </w:tcPr>
          <w:p w14:paraId="34C7BB9B"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927" w:type="dxa"/>
            <w:shd w:val="clear" w:color="auto" w:fill="FFFFFF" w:themeFill="background1"/>
            <w:hideMark/>
          </w:tcPr>
          <w:p w14:paraId="6D74F06A"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016" w:type="dxa"/>
            <w:shd w:val="clear" w:color="auto" w:fill="FFFFFF" w:themeFill="background1"/>
            <w:hideMark/>
          </w:tcPr>
          <w:p w14:paraId="3A37FACF"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300</w:t>
            </w:r>
          </w:p>
        </w:tc>
        <w:tc>
          <w:tcPr>
            <w:tcW w:w="910" w:type="dxa"/>
            <w:shd w:val="clear" w:color="auto" w:fill="FFFFFF" w:themeFill="background1"/>
            <w:hideMark/>
          </w:tcPr>
          <w:p w14:paraId="109DAB0C"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-10717.4</w:t>
            </w:r>
          </w:p>
        </w:tc>
      </w:tr>
      <w:tr w:rsidR="0034613F" w:rsidRPr="0034613F" w14:paraId="60419572" w14:textId="77777777" w:rsidTr="0034613F">
        <w:trPr>
          <w:trHeight w:val="63"/>
        </w:trPr>
        <w:tc>
          <w:tcPr>
            <w:cnfStyle w:val="001000000000" w:firstRow="0" w:lastRow="0" w:firstColumn="1" w:lastColumn="0" w:oddVBand="0" w:evenVBand="0" w:oddHBand="0" w:evenHBand="0" w:firstRowFirstColumn="0" w:firstRowLastColumn="0" w:lastRowFirstColumn="0" w:lastRowLastColumn="0"/>
            <w:tcW w:w="843" w:type="dxa"/>
            <w:shd w:val="clear" w:color="auto" w:fill="FFFFFF" w:themeFill="background1"/>
            <w:hideMark/>
          </w:tcPr>
          <w:p w14:paraId="1FCDD87A"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262" w:type="dxa"/>
            <w:shd w:val="clear" w:color="auto" w:fill="FFFFFF" w:themeFill="background1"/>
            <w:hideMark/>
          </w:tcPr>
          <w:p w14:paraId="36F67093"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867" w:type="dxa"/>
            <w:shd w:val="clear" w:color="auto" w:fill="FFFFFF" w:themeFill="background1"/>
            <w:hideMark/>
          </w:tcPr>
          <w:p w14:paraId="27499058"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928" w:type="dxa"/>
            <w:shd w:val="clear" w:color="auto" w:fill="FFFFFF" w:themeFill="background1"/>
            <w:hideMark/>
          </w:tcPr>
          <w:p w14:paraId="4C334ABF"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27" w:type="dxa"/>
            <w:shd w:val="clear" w:color="auto" w:fill="FFFFFF" w:themeFill="background1"/>
            <w:hideMark/>
          </w:tcPr>
          <w:p w14:paraId="66C765DD"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927" w:type="dxa"/>
            <w:shd w:val="clear" w:color="auto" w:fill="FFFFFF" w:themeFill="background1"/>
            <w:hideMark/>
          </w:tcPr>
          <w:p w14:paraId="0A9BBF62"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016" w:type="dxa"/>
            <w:shd w:val="clear" w:color="auto" w:fill="FFFFFF" w:themeFill="background1"/>
            <w:hideMark/>
          </w:tcPr>
          <w:p w14:paraId="1409BBE4"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200</w:t>
            </w:r>
          </w:p>
        </w:tc>
        <w:tc>
          <w:tcPr>
            <w:tcW w:w="910" w:type="dxa"/>
            <w:shd w:val="clear" w:color="auto" w:fill="FFFFFF" w:themeFill="background1"/>
            <w:hideMark/>
          </w:tcPr>
          <w:p w14:paraId="5479D086"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-10813.4</w:t>
            </w:r>
          </w:p>
        </w:tc>
      </w:tr>
      <w:tr w:rsidR="0034613F" w:rsidRPr="0034613F" w14:paraId="5E697D17" w14:textId="77777777" w:rsidTr="0034613F">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43" w:type="dxa"/>
            <w:shd w:val="clear" w:color="auto" w:fill="FFFFFF" w:themeFill="background1"/>
            <w:hideMark/>
          </w:tcPr>
          <w:p w14:paraId="4F0F1E6A"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3</w:t>
            </w:r>
          </w:p>
        </w:tc>
        <w:tc>
          <w:tcPr>
            <w:tcW w:w="1262" w:type="dxa"/>
            <w:shd w:val="clear" w:color="auto" w:fill="FFFFFF" w:themeFill="background1"/>
            <w:hideMark/>
          </w:tcPr>
          <w:p w14:paraId="120EA6D8"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867" w:type="dxa"/>
            <w:shd w:val="clear" w:color="auto" w:fill="FFFFFF" w:themeFill="background1"/>
            <w:hideMark/>
          </w:tcPr>
          <w:p w14:paraId="57237A3E"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928" w:type="dxa"/>
            <w:shd w:val="clear" w:color="auto" w:fill="FFFFFF" w:themeFill="background1"/>
            <w:hideMark/>
          </w:tcPr>
          <w:p w14:paraId="07158B32"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27" w:type="dxa"/>
            <w:shd w:val="clear" w:color="auto" w:fill="FFFFFF" w:themeFill="background1"/>
            <w:hideMark/>
          </w:tcPr>
          <w:p w14:paraId="6089BB81"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927" w:type="dxa"/>
            <w:shd w:val="clear" w:color="auto" w:fill="FFFFFF" w:themeFill="background1"/>
            <w:hideMark/>
          </w:tcPr>
          <w:p w14:paraId="1EEB2280"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016" w:type="dxa"/>
            <w:shd w:val="clear" w:color="auto" w:fill="FFFFFF" w:themeFill="background1"/>
            <w:hideMark/>
          </w:tcPr>
          <w:p w14:paraId="3D974BC9"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150</w:t>
            </w:r>
          </w:p>
        </w:tc>
        <w:tc>
          <w:tcPr>
            <w:tcW w:w="910" w:type="dxa"/>
            <w:shd w:val="clear" w:color="auto" w:fill="FFFFFF" w:themeFill="background1"/>
            <w:hideMark/>
          </w:tcPr>
          <w:p w14:paraId="70433C34"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-11172.7</w:t>
            </w:r>
          </w:p>
        </w:tc>
      </w:tr>
      <w:tr w:rsidR="0034613F" w:rsidRPr="0034613F" w14:paraId="630CE614" w14:textId="77777777" w:rsidTr="0034613F">
        <w:trPr>
          <w:trHeight w:val="310"/>
        </w:trPr>
        <w:tc>
          <w:tcPr>
            <w:cnfStyle w:val="001000000000" w:firstRow="0" w:lastRow="0" w:firstColumn="1" w:lastColumn="0" w:oddVBand="0" w:evenVBand="0" w:oddHBand="0" w:evenHBand="0" w:firstRowFirstColumn="0" w:firstRowLastColumn="0" w:lastRowFirstColumn="0" w:lastRowLastColumn="0"/>
            <w:tcW w:w="843" w:type="dxa"/>
            <w:shd w:val="clear" w:color="auto" w:fill="FFFFFF" w:themeFill="background1"/>
            <w:hideMark/>
          </w:tcPr>
          <w:p w14:paraId="0FF0D245"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4</w:t>
            </w:r>
          </w:p>
        </w:tc>
        <w:tc>
          <w:tcPr>
            <w:tcW w:w="1262" w:type="dxa"/>
            <w:shd w:val="clear" w:color="auto" w:fill="FFFFFF" w:themeFill="background1"/>
            <w:hideMark/>
          </w:tcPr>
          <w:p w14:paraId="24BF5EA9"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867" w:type="dxa"/>
            <w:shd w:val="clear" w:color="auto" w:fill="FFFFFF" w:themeFill="background1"/>
            <w:hideMark/>
          </w:tcPr>
          <w:p w14:paraId="5C9F38B5"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928" w:type="dxa"/>
            <w:shd w:val="clear" w:color="auto" w:fill="FFFFFF" w:themeFill="background1"/>
            <w:hideMark/>
          </w:tcPr>
          <w:p w14:paraId="634F6440"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sqrt</w:t>
            </w:r>
          </w:p>
        </w:tc>
        <w:tc>
          <w:tcPr>
            <w:tcW w:w="927" w:type="dxa"/>
            <w:shd w:val="clear" w:color="auto" w:fill="FFFFFF" w:themeFill="background1"/>
            <w:hideMark/>
          </w:tcPr>
          <w:p w14:paraId="77C5C5AF"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927" w:type="dxa"/>
            <w:shd w:val="clear" w:color="auto" w:fill="FFFFFF" w:themeFill="background1"/>
            <w:hideMark/>
          </w:tcPr>
          <w:p w14:paraId="793DD3FD"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016" w:type="dxa"/>
            <w:shd w:val="clear" w:color="auto" w:fill="FFFFFF" w:themeFill="background1"/>
            <w:hideMark/>
          </w:tcPr>
          <w:p w14:paraId="53FA9635"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200</w:t>
            </w:r>
          </w:p>
        </w:tc>
        <w:tc>
          <w:tcPr>
            <w:tcW w:w="910" w:type="dxa"/>
            <w:shd w:val="clear" w:color="auto" w:fill="FFFFFF" w:themeFill="background1"/>
            <w:hideMark/>
          </w:tcPr>
          <w:p w14:paraId="4F614E7D"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-11390.5</w:t>
            </w:r>
          </w:p>
        </w:tc>
      </w:tr>
      <w:tr w:rsidR="0034613F" w:rsidRPr="0034613F" w14:paraId="3E9DDF94" w14:textId="77777777" w:rsidTr="0034613F">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843" w:type="dxa"/>
            <w:shd w:val="clear" w:color="auto" w:fill="FFFFFF" w:themeFill="background1"/>
            <w:hideMark/>
          </w:tcPr>
          <w:p w14:paraId="00E370D9"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5</w:t>
            </w:r>
          </w:p>
        </w:tc>
        <w:tc>
          <w:tcPr>
            <w:tcW w:w="1262" w:type="dxa"/>
            <w:shd w:val="clear" w:color="auto" w:fill="FFFFFF" w:themeFill="background1"/>
            <w:hideMark/>
          </w:tcPr>
          <w:p w14:paraId="306CF7AB"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867" w:type="dxa"/>
            <w:shd w:val="clear" w:color="auto" w:fill="FFFFFF" w:themeFill="background1"/>
            <w:hideMark/>
          </w:tcPr>
          <w:p w14:paraId="5F6635DC"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928" w:type="dxa"/>
            <w:shd w:val="clear" w:color="auto" w:fill="FFFFFF" w:themeFill="background1"/>
            <w:hideMark/>
          </w:tcPr>
          <w:p w14:paraId="6F2D1CFC"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27" w:type="dxa"/>
            <w:shd w:val="clear" w:color="auto" w:fill="FFFFFF" w:themeFill="background1"/>
            <w:hideMark/>
          </w:tcPr>
          <w:p w14:paraId="30BDF2D3"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927" w:type="dxa"/>
            <w:shd w:val="clear" w:color="auto" w:fill="FFFFFF" w:themeFill="background1"/>
            <w:hideMark/>
          </w:tcPr>
          <w:p w14:paraId="02194520"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016" w:type="dxa"/>
            <w:shd w:val="clear" w:color="auto" w:fill="FFFFFF" w:themeFill="background1"/>
            <w:hideMark/>
          </w:tcPr>
          <w:p w14:paraId="1E7D8025"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100</w:t>
            </w:r>
          </w:p>
        </w:tc>
        <w:tc>
          <w:tcPr>
            <w:tcW w:w="910" w:type="dxa"/>
            <w:shd w:val="clear" w:color="auto" w:fill="FFFFFF" w:themeFill="background1"/>
            <w:hideMark/>
          </w:tcPr>
          <w:p w14:paraId="4FA9C2AA"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-11421</w:t>
            </w:r>
          </w:p>
        </w:tc>
      </w:tr>
    </w:tbl>
    <w:p w14:paraId="500EC4E5" w14:textId="77777777" w:rsidR="00146EAC" w:rsidRPr="00146EAC" w:rsidRDefault="00146EAC" w:rsidP="00146EAC">
      <w:pPr>
        <w:ind w:firstLine="0"/>
        <w:rPr>
          <w:i/>
          <w:iCs/>
        </w:rPr>
      </w:pPr>
    </w:p>
    <w:p w14:paraId="4227F576" w14:textId="6640A237" w:rsidR="00146EAC" w:rsidRPr="007D3845" w:rsidRDefault="000D7C3F" w:rsidP="000D7C3F">
      <w:pPr>
        <w:rPr>
          <w:lang w:val="en-PH"/>
        </w:rPr>
      </w:pPr>
      <w:r w:rsidRPr="000D7C3F">
        <w:t xml:space="preserve">The optimal parameters usually involve </w:t>
      </w:r>
      <w:proofErr w:type="spellStart"/>
      <w:r w:rsidRPr="000D7C3F">
        <w:t>squared_error</w:t>
      </w:r>
      <w:proofErr w:type="spellEnd"/>
      <w:r w:rsidRPr="000D7C3F">
        <w:t xml:space="preserve"> criterion, </w:t>
      </w:r>
      <w:proofErr w:type="gramStart"/>
      <w:r w:rsidRPr="000D7C3F">
        <w:t>None</w:t>
      </w:r>
      <w:proofErr w:type="gramEnd"/>
      <w:r w:rsidRPr="000D7C3F">
        <w:t xml:space="preserve"> for the max depth, log 2 for max features which means fewer features will be taken at each split, and 1 for min samples leaf and 2 for min samples split to avoid splitting into detail. Most of them differ by the number of estimators, which ranges from 100 to 300 and where higher numbers tend to be better, but again, there is a limitation to the </w:t>
      </w:r>
      <w:proofErr w:type="gramStart"/>
      <w:r w:rsidRPr="000D7C3F">
        <w:t>model complexity</w:t>
      </w:r>
      <w:proofErr w:type="gramEnd"/>
      <w:r w:rsidRPr="000D7C3F">
        <w:t xml:space="preserve"> to avoid overfitting. The same setting in both best and worst tables mean that even a small change in data split or other conditions during cross-validation can greatly influence the performance, which is typical for agriculture where external conditions heavily impact the results of model tuning.</w:t>
      </w:r>
    </w:p>
    <w:p w14:paraId="523E0C37" w14:textId="77777777" w:rsidR="007D3845" w:rsidRPr="007D3845" w:rsidRDefault="007D3845" w:rsidP="007D3845"/>
    <w:p w14:paraId="1CF46A7E" w14:textId="77777777" w:rsidR="00E97692" w:rsidRDefault="00E97692" w:rsidP="00E97692">
      <w:pPr>
        <w:pStyle w:val="Heading1"/>
        <w:rPr>
          <w:b/>
          <w:bCs w:val="0"/>
        </w:rPr>
      </w:pPr>
      <w:bookmarkStart w:id="56" w:name="_Toc170459622"/>
      <w:r w:rsidRPr="008B7D74">
        <w:lastRenderedPageBreak/>
        <w:t>Chapter 5</w:t>
      </w:r>
      <w:r w:rsidRPr="008B7D74">
        <w:br/>
      </w:r>
      <w:r w:rsidRPr="00270B82">
        <w:rPr>
          <w:b/>
          <w:bCs w:val="0"/>
        </w:rPr>
        <w:t>CONCLUSION AND RECOMMENDATIONS</w:t>
      </w:r>
      <w:bookmarkEnd w:id="56"/>
    </w:p>
    <w:p w14:paraId="4C3BB5D2" w14:textId="77777777" w:rsidR="003824EE" w:rsidRDefault="003824EE" w:rsidP="003824EE">
      <w:pPr>
        <w:pStyle w:val="Heading2"/>
      </w:pPr>
      <w:bookmarkStart w:id="57" w:name="_Toc170459623"/>
      <w:commentRangeStart w:id="58"/>
      <w:r>
        <w:t>Conclusion</w:t>
      </w:r>
      <w:commentRangeEnd w:id="58"/>
      <w:r>
        <w:rPr>
          <w:rStyle w:val="CommentReference"/>
          <w:b w:val="0"/>
        </w:rPr>
        <w:commentReference w:id="58"/>
      </w:r>
      <w:bookmarkEnd w:id="57"/>
    </w:p>
    <w:p w14:paraId="052F353F" w14:textId="77777777" w:rsidR="003824EE" w:rsidRPr="003824EE" w:rsidRDefault="003824EE" w:rsidP="003824EE"/>
    <w:p w14:paraId="451BDF0A" w14:textId="77777777" w:rsidR="003824EE" w:rsidRDefault="003824EE" w:rsidP="003824EE">
      <w:pPr>
        <w:pStyle w:val="Heading2"/>
      </w:pPr>
      <w:commentRangeStart w:id="59"/>
      <w:r>
        <w:t>Recommendations</w:t>
      </w:r>
      <w:commentRangeEnd w:id="59"/>
      <w:r>
        <w:rPr>
          <w:rStyle w:val="CommentReference"/>
          <w:b w:val="0"/>
        </w:rPr>
        <w:commentReference w:id="59"/>
      </w:r>
    </w:p>
    <w:p w14:paraId="1AD165E2" w14:textId="77777777" w:rsidR="003824EE" w:rsidRPr="003824EE" w:rsidRDefault="003824EE" w:rsidP="003824EE">
      <w:pPr>
        <w:ind w:firstLine="0"/>
      </w:pPr>
    </w:p>
    <w:p w14:paraId="1B240DA8" w14:textId="77777777" w:rsidR="003824EE" w:rsidRPr="003824EE" w:rsidRDefault="003824EE" w:rsidP="003824EE">
      <w:pPr>
        <w:ind w:firstLine="0"/>
      </w:pPr>
    </w:p>
    <w:p w14:paraId="0B70442F" w14:textId="1932375D" w:rsidR="00EE0FA1" w:rsidRPr="00C546BD" w:rsidRDefault="00EE0FA1" w:rsidP="00EE0FA1">
      <w:pPr>
        <w:pStyle w:val="Heading1"/>
        <w:rPr>
          <w:b/>
          <w:bCs w:val="0"/>
        </w:rPr>
      </w:pPr>
      <w:r w:rsidRPr="00C546BD">
        <w:rPr>
          <w:b/>
          <w:bCs w:val="0"/>
        </w:rPr>
        <w:t>Bibliography</w:t>
      </w:r>
      <w:bookmarkEnd w:id="51"/>
    </w:p>
    <w:p w14:paraId="201DB0A3" w14:textId="0C30EF4F" w:rsidR="004F2BFF" w:rsidRPr="00C546BD" w:rsidRDefault="004F2BFF" w:rsidP="00D7442A">
      <w:pPr>
        <w:pStyle w:val="NormalWeb"/>
        <w:spacing w:before="0" w:beforeAutospacing="0" w:after="0" w:afterAutospacing="0" w:line="480" w:lineRule="auto"/>
        <w:ind w:left="600" w:hanging="600"/>
        <w:rPr>
          <w:szCs w:val="23"/>
        </w:rPr>
      </w:pPr>
      <w:r w:rsidRPr="00C546BD">
        <w:rPr>
          <w:color w:val="000000"/>
          <w:szCs w:val="23"/>
        </w:rPr>
        <w:t>Alam, M. (2024, April 18). </w:t>
      </w:r>
      <w:r w:rsidRPr="00C546BD">
        <w:rPr>
          <w:i/>
          <w:iCs/>
          <w:color w:val="000000"/>
          <w:szCs w:val="23"/>
        </w:rPr>
        <w:t>What is a Decision Tree? Definition, Examples, Model, Advantages, Analysis, and Samples</w:t>
      </w:r>
      <w:r w:rsidRPr="00C546BD">
        <w:rPr>
          <w:color w:val="000000"/>
          <w:szCs w:val="23"/>
        </w:rPr>
        <w:t xml:space="preserve">. IdeaScale.com. </w:t>
      </w:r>
      <w:hyperlink r:id="rId32" w:history="1">
        <w:r w:rsidRPr="00C546BD">
          <w:rPr>
            <w:rStyle w:val="Hyperlink"/>
            <w:szCs w:val="23"/>
          </w:rPr>
          <w:t>https://ideascale.com/blog/what-is-a-decision-tree/</w:t>
        </w:r>
      </w:hyperlink>
    </w:p>
    <w:p w14:paraId="7B6B284F" w14:textId="7D89E256" w:rsidR="00251FC7" w:rsidRPr="00C546BD" w:rsidRDefault="00251FC7" w:rsidP="00D7442A">
      <w:pPr>
        <w:pStyle w:val="NormalWeb"/>
        <w:spacing w:before="0" w:beforeAutospacing="0" w:after="0" w:afterAutospacing="0" w:line="480" w:lineRule="auto"/>
        <w:ind w:left="600" w:hanging="600"/>
        <w:rPr>
          <w:color w:val="0000FF" w:themeColor="hyperlink"/>
          <w:szCs w:val="23"/>
          <w:u w:val="single"/>
        </w:rPr>
      </w:pPr>
      <w:r w:rsidRPr="00C546BD">
        <w:rPr>
          <w:color w:val="000000"/>
          <w:szCs w:val="23"/>
        </w:rPr>
        <w:t>Bajaj, A. (2022, July 21). </w:t>
      </w:r>
      <w:r w:rsidRPr="00C546BD">
        <w:rPr>
          <w:i/>
          <w:iCs/>
          <w:color w:val="000000"/>
          <w:szCs w:val="23"/>
        </w:rPr>
        <w:t>Performance Metrics in Machine Learning [Complete Guide] - neptune.ai</w:t>
      </w:r>
      <w:r w:rsidRPr="00C546BD">
        <w:rPr>
          <w:color w:val="000000"/>
          <w:szCs w:val="23"/>
        </w:rPr>
        <w:t xml:space="preserve">. Neptune.ai. </w:t>
      </w:r>
      <w:hyperlink r:id="rId33" w:history="1">
        <w:r w:rsidRPr="00C546BD">
          <w:rPr>
            <w:rStyle w:val="Hyperlink"/>
            <w:szCs w:val="23"/>
          </w:rPr>
          <w:t>https://neptune.ai/blog/performance-metrics-in-machine-learning-complete-guide</w:t>
        </w:r>
      </w:hyperlink>
    </w:p>
    <w:p w14:paraId="7482E575" w14:textId="2713B49A" w:rsidR="004F2BFF" w:rsidRPr="00C546BD" w:rsidRDefault="004F2BFF" w:rsidP="00D7442A">
      <w:pPr>
        <w:pStyle w:val="NormalWeb"/>
        <w:spacing w:before="0" w:beforeAutospacing="0" w:after="0" w:afterAutospacing="0" w:line="480" w:lineRule="auto"/>
        <w:ind w:left="600" w:hanging="600"/>
        <w:rPr>
          <w:rStyle w:val="Hyperlink"/>
          <w:szCs w:val="23"/>
        </w:rPr>
      </w:pPr>
      <w:r w:rsidRPr="00C546BD">
        <w:rPr>
          <w:color w:val="000000"/>
          <w:szCs w:val="23"/>
        </w:rPr>
        <w:t>Chauhan, A. (2021, February 23). </w:t>
      </w:r>
      <w:r w:rsidRPr="00C546BD">
        <w:rPr>
          <w:i/>
          <w:iCs/>
          <w:color w:val="000000"/>
          <w:szCs w:val="23"/>
        </w:rPr>
        <w:t>Random Forest Classifier and its Hyperparameters - Analytics Vidhya</w:t>
      </w:r>
      <w:r w:rsidRPr="00C546BD">
        <w:rPr>
          <w:color w:val="000000"/>
          <w:szCs w:val="23"/>
        </w:rPr>
        <w:t xml:space="preserve">. Medium; Analytics Vidhya. </w:t>
      </w:r>
      <w:hyperlink r:id="rId34" w:history="1">
        <w:r w:rsidRPr="00C546BD">
          <w:rPr>
            <w:rStyle w:val="Hyperlink"/>
            <w:szCs w:val="23"/>
          </w:rPr>
          <w:t>https://medium.com/analytics-vidhya/random-forest-classifier-and-its-hyperparameters-8467bec755f6</w:t>
        </w:r>
      </w:hyperlink>
    </w:p>
    <w:p w14:paraId="05B3CC1F" w14:textId="715870CB" w:rsidR="004F2BFF" w:rsidRPr="00C546BD" w:rsidRDefault="004F2BFF" w:rsidP="00D7442A">
      <w:pPr>
        <w:pStyle w:val="NormalWeb"/>
        <w:spacing w:before="0" w:beforeAutospacing="0" w:after="0" w:afterAutospacing="0" w:line="480" w:lineRule="auto"/>
        <w:ind w:left="600" w:hanging="600"/>
        <w:rPr>
          <w:rStyle w:val="Hyperlink"/>
          <w:szCs w:val="23"/>
        </w:rPr>
      </w:pPr>
      <w:proofErr w:type="spellStart"/>
      <w:r w:rsidRPr="00C546BD">
        <w:rPr>
          <w:color w:val="000000"/>
          <w:szCs w:val="23"/>
        </w:rPr>
        <w:t>Codecademy</w:t>
      </w:r>
      <w:proofErr w:type="spellEnd"/>
      <w:r w:rsidRPr="00C546BD">
        <w:rPr>
          <w:color w:val="000000"/>
          <w:szCs w:val="23"/>
        </w:rPr>
        <w:t>. (2024). </w:t>
      </w:r>
      <w:r w:rsidRPr="00C546BD">
        <w:rPr>
          <w:i/>
          <w:iCs/>
          <w:color w:val="000000"/>
          <w:szCs w:val="23"/>
        </w:rPr>
        <w:t>What is Scikit-Learn?</w:t>
      </w:r>
      <w:r w:rsidRPr="00C546BD">
        <w:rPr>
          <w:color w:val="000000"/>
          <w:szCs w:val="23"/>
        </w:rPr>
        <w:t> </w:t>
      </w:r>
      <w:proofErr w:type="spellStart"/>
      <w:r w:rsidRPr="00C546BD">
        <w:rPr>
          <w:color w:val="000000"/>
          <w:szCs w:val="23"/>
        </w:rPr>
        <w:t>Codecademy</w:t>
      </w:r>
      <w:proofErr w:type="spellEnd"/>
      <w:r w:rsidRPr="00C546BD">
        <w:rPr>
          <w:color w:val="000000"/>
          <w:szCs w:val="23"/>
        </w:rPr>
        <w:t xml:space="preserve">; </w:t>
      </w:r>
      <w:proofErr w:type="spellStart"/>
      <w:r w:rsidRPr="00C546BD">
        <w:rPr>
          <w:color w:val="000000"/>
          <w:szCs w:val="23"/>
        </w:rPr>
        <w:t>Codecademy</w:t>
      </w:r>
      <w:proofErr w:type="spellEnd"/>
      <w:r w:rsidRPr="00C546BD">
        <w:rPr>
          <w:color w:val="000000"/>
          <w:szCs w:val="23"/>
        </w:rPr>
        <w:t xml:space="preserve">. </w:t>
      </w:r>
      <w:hyperlink r:id="rId35" w:history="1">
        <w:r w:rsidRPr="00C546BD">
          <w:rPr>
            <w:rStyle w:val="Hyperlink"/>
            <w:szCs w:val="23"/>
          </w:rPr>
          <w:t>https://www.codecademy.com/article/scikit-learn</w:t>
        </w:r>
      </w:hyperlink>
    </w:p>
    <w:p w14:paraId="53C09854" w14:textId="1575B094" w:rsidR="00251FC7" w:rsidRPr="00C546BD" w:rsidRDefault="00251FC7" w:rsidP="00D7442A">
      <w:pPr>
        <w:spacing w:before="0" w:after="0"/>
        <w:ind w:left="600" w:hanging="600"/>
        <w:contextualSpacing w:val="0"/>
        <w:jc w:val="left"/>
        <w:rPr>
          <w:color w:val="000000"/>
          <w:szCs w:val="23"/>
          <w:lang w:eastAsia="en-PH"/>
        </w:rPr>
      </w:pPr>
      <w:commentRangeStart w:id="60"/>
      <w:r w:rsidRPr="00C546BD">
        <w:rPr>
          <w:color w:val="000000"/>
          <w:szCs w:val="23"/>
          <w:lang w:eastAsia="en-PH"/>
        </w:rPr>
        <w:t>Fetzer, J. H. (1990). What is Artificial Intelligence? </w:t>
      </w:r>
      <w:r w:rsidRPr="00C546BD">
        <w:rPr>
          <w:i/>
          <w:iCs/>
          <w:color w:val="000000"/>
          <w:szCs w:val="23"/>
          <w:lang w:eastAsia="en-PH"/>
        </w:rPr>
        <w:t>Studies in Cognitive Systems, 3</w:t>
      </w:r>
      <w:r w:rsidRPr="00C546BD">
        <w:rPr>
          <w:color w:val="000000"/>
          <w:szCs w:val="23"/>
          <w:lang w:eastAsia="en-PH"/>
        </w:rPr>
        <w:t xml:space="preserve">–27. </w:t>
      </w:r>
      <w:hyperlink r:id="rId36" w:history="1">
        <w:r w:rsidRPr="00C546BD">
          <w:rPr>
            <w:rStyle w:val="Hyperlink"/>
            <w:szCs w:val="23"/>
            <w:lang w:eastAsia="en-PH"/>
          </w:rPr>
          <w:t>https://doi.org/10.1007/978-94-009-1900-6_1</w:t>
        </w:r>
      </w:hyperlink>
      <w:commentRangeEnd w:id="60"/>
      <w:r w:rsidR="006616FD" w:rsidRPr="00C546BD">
        <w:rPr>
          <w:rStyle w:val="CommentReference"/>
        </w:rPr>
        <w:commentReference w:id="60"/>
      </w:r>
    </w:p>
    <w:p w14:paraId="394D9567" w14:textId="6F70421D" w:rsidR="00251FC7" w:rsidRPr="00C546BD" w:rsidRDefault="00251FC7" w:rsidP="00D7442A">
      <w:pPr>
        <w:spacing w:before="0" w:after="0"/>
        <w:ind w:left="600" w:hanging="600"/>
        <w:contextualSpacing w:val="0"/>
        <w:jc w:val="left"/>
        <w:rPr>
          <w:rStyle w:val="Hyperlink"/>
          <w:szCs w:val="23"/>
        </w:rPr>
      </w:pPr>
      <w:r w:rsidRPr="00C546BD">
        <w:rPr>
          <w:color w:val="000000"/>
          <w:szCs w:val="23"/>
        </w:rPr>
        <w:t>Frost, J. (2023, May 6). </w:t>
      </w:r>
      <w:r w:rsidRPr="00C546BD">
        <w:rPr>
          <w:i/>
          <w:iCs/>
          <w:color w:val="000000"/>
          <w:szCs w:val="23"/>
        </w:rPr>
        <w:t>Root Mean Square Error (RMSE)</w:t>
      </w:r>
      <w:r w:rsidRPr="00C546BD">
        <w:rPr>
          <w:color w:val="000000"/>
          <w:szCs w:val="23"/>
        </w:rPr>
        <w:t xml:space="preserve">. Statistics by Jim. </w:t>
      </w:r>
      <w:hyperlink r:id="rId37" w:history="1">
        <w:r w:rsidRPr="00C546BD">
          <w:rPr>
            <w:rStyle w:val="Hyperlink"/>
            <w:szCs w:val="23"/>
          </w:rPr>
          <w:t>https://statisticsbyjim.com/regression/root-mean-square-error-rmse/</w:t>
        </w:r>
      </w:hyperlink>
    </w:p>
    <w:p w14:paraId="21F3A7F1" w14:textId="4FC627AB" w:rsidR="00251FC7" w:rsidRPr="00C546BD" w:rsidRDefault="00251FC7" w:rsidP="00D7442A">
      <w:pPr>
        <w:spacing w:before="0" w:after="0"/>
        <w:ind w:left="600" w:hanging="600"/>
        <w:contextualSpacing w:val="0"/>
        <w:jc w:val="left"/>
        <w:rPr>
          <w:color w:val="000000"/>
          <w:szCs w:val="23"/>
          <w:lang w:eastAsia="en-PH"/>
        </w:rPr>
      </w:pPr>
      <w:commentRangeStart w:id="61"/>
      <w:proofErr w:type="spellStart"/>
      <w:r w:rsidRPr="00C546BD">
        <w:rPr>
          <w:color w:val="000000"/>
          <w:szCs w:val="23"/>
          <w:lang w:eastAsia="en-PH"/>
        </w:rPr>
        <w:lastRenderedPageBreak/>
        <w:t>Genuer</w:t>
      </w:r>
      <w:proofErr w:type="spellEnd"/>
      <w:r w:rsidRPr="00C546BD">
        <w:rPr>
          <w:color w:val="000000"/>
          <w:szCs w:val="23"/>
          <w:lang w:eastAsia="en-PH"/>
        </w:rPr>
        <w:t>, R., &amp; Poggi, J.-M. (2020). Random Forests. </w:t>
      </w:r>
      <w:r w:rsidRPr="00C546BD">
        <w:rPr>
          <w:i/>
          <w:iCs/>
          <w:color w:val="000000"/>
          <w:szCs w:val="23"/>
          <w:lang w:eastAsia="en-PH"/>
        </w:rPr>
        <w:t xml:space="preserve">Use </w:t>
      </w:r>
      <w:proofErr w:type="gramStart"/>
      <w:r w:rsidRPr="00C546BD">
        <w:rPr>
          <w:i/>
          <w:iCs/>
          <w:color w:val="000000"/>
          <w:szCs w:val="23"/>
          <w:lang w:eastAsia="en-PH"/>
        </w:rPr>
        <w:t>R!,</w:t>
      </w:r>
      <w:proofErr w:type="gramEnd"/>
      <w:r w:rsidRPr="00C546BD">
        <w:rPr>
          <w:i/>
          <w:iCs/>
          <w:color w:val="000000"/>
          <w:szCs w:val="23"/>
          <w:lang w:eastAsia="en-PH"/>
        </w:rPr>
        <w:t xml:space="preserve"> 33</w:t>
      </w:r>
      <w:r w:rsidRPr="00C546BD">
        <w:rPr>
          <w:color w:val="000000"/>
          <w:szCs w:val="23"/>
          <w:lang w:eastAsia="en-PH"/>
        </w:rPr>
        <w:t xml:space="preserve">–55. </w:t>
      </w:r>
      <w:hyperlink r:id="rId38" w:history="1">
        <w:r w:rsidRPr="00C546BD">
          <w:rPr>
            <w:rStyle w:val="Hyperlink"/>
            <w:szCs w:val="23"/>
            <w:lang w:eastAsia="en-PH"/>
          </w:rPr>
          <w:t>https://doi.org/10.1007/978-3-030-56485-8_3</w:t>
        </w:r>
      </w:hyperlink>
      <w:commentRangeEnd w:id="61"/>
      <w:r w:rsidR="006616FD" w:rsidRPr="00C546BD">
        <w:rPr>
          <w:rStyle w:val="CommentReference"/>
        </w:rPr>
        <w:commentReference w:id="61"/>
      </w:r>
    </w:p>
    <w:p w14:paraId="393E0D81" w14:textId="77777777" w:rsidR="00251FC7" w:rsidRPr="00C546BD" w:rsidRDefault="00251FC7" w:rsidP="00D7442A">
      <w:pPr>
        <w:spacing w:before="0" w:after="0"/>
        <w:ind w:left="600" w:hanging="600"/>
        <w:contextualSpacing w:val="0"/>
        <w:jc w:val="left"/>
        <w:rPr>
          <w:color w:val="000000"/>
          <w:szCs w:val="23"/>
          <w:lang w:eastAsia="en-PH"/>
        </w:rPr>
      </w:pPr>
      <w:commentRangeStart w:id="62"/>
      <w:r w:rsidRPr="00C546BD">
        <w:rPr>
          <w:color w:val="000000"/>
          <w:szCs w:val="23"/>
          <w:lang w:eastAsia="en-PH"/>
        </w:rPr>
        <w:t xml:space="preserve">Harris, C. R., K Jarrod Millman, van, Ralf </w:t>
      </w:r>
      <w:proofErr w:type="spellStart"/>
      <w:r w:rsidRPr="00C546BD">
        <w:rPr>
          <w:color w:val="000000"/>
          <w:szCs w:val="23"/>
          <w:lang w:eastAsia="en-PH"/>
        </w:rPr>
        <w:t>Gommers</w:t>
      </w:r>
      <w:proofErr w:type="spellEnd"/>
      <w:r w:rsidRPr="00C546BD">
        <w:rPr>
          <w:color w:val="000000"/>
          <w:szCs w:val="23"/>
          <w:lang w:eastAsia="en-PH"/>
        </w:rPr>
        <w:t xml:space="preserve">, Pauli Virtanen, </w:t>
      </w:r>
      <w:proofErr w:type="spellStart"/>
      <w:r w:rsidRPr="00C546BD">
        <w:rPr>
          <w:color w:val="000000"/>
          <w:szCs w:val="23"/>
          <w:lang w:eastAsia="en-PH"/>
        </w:rPr>
        <w:t>Cournapeau</w:t>
      </w:r>
      <w:proofErr w:type="spellEnd"/>
      <w:r w:rsidRPr="00C546BD">
        <w:rPr>
          <w:color w:val="000000"/>
          <w:szCs w:val="23"/>
          <w:lang w:eastAsia="en-PH"/>
        </w:rPr>
        <w:t xml:space="preserve">, D., Wieser, E. S., Taylor, J., Berg, S., Smith, N. J., Kern, R., Matti </w:t>
      </w:r>
      <w:proofErr w:type="spellStart"/>
      <w:r w:rsidRPr="00C546BD">
        <w:rPr>
          <w:color w:val="000000"/>
          <w:szCs w:val="23"/>
          <w:lang w:eastAsia="en-PH"/>
        </w:rPr>
        <w:t>Picus</w:t>
      </w:r>
      <w:proofErr w:type="spellEnd"/>
      <w:r w:rsidRPr="00C546BD">
        <w:rPr>
          <w:color w:val="000000"/>
          <w:szCs w:val="23"/>
          <w:lang w:eastAsia="en-PH"/>
        </w:rPr>
        <w:t xml:space="preserve">, Hoyer, S., </w:t>
      </w:r>
      <w:proofErr w:type="spellStart"/>
      <w:r w:rsidRPr="00C546BD">
        <w:rPr>
          <w:color w:val="000000"/>
          <w:szCs w:val="23"/>
          <w:lang w:eastAsia="en-PH"/>
        </w:rPr>
        <w:t>Kerkwijk</w:t>
      </w:r>
      <w:proofErr w:type="spellEnd"/>
      <w:r w:rsidRPr="00C546BD">
        <w:rPr>
          <w:color w:val="000000"/>
          <w:szCs w:val="23"/>
          <w:lang w:eastAsia="en-PH"/>
        </w:rPr>
        <w:t>, van, Brett, M., Haldane, A., Fernández, J., Wiebe, M. W., Peterson, P., &amp; Gérard-Marchant, P. (2020</w:t>
      </w:r>
      <w:r w:rsidRPr="00C546BD">
        <w:rPr>
          <w:i/>
          <w:iCs/>
          <w:color w:val="000000"/>
          <w:szCs w:val="23"/>
          <w:lang w:eastAsia="en-PH"/>
        </w:rPr>
        <w:t>).</w:t>
      </w:r>
      <w:r w:rsidRPr="00C546BD">
        <w:rPr>
          <w:color w:val="000000"/>
          <w:szCs w:val="23"/>
          <w:lang w:eastAsia="en-PH"/>
        </w:rPr>
        <w:t xml:space="preserve"> Array programming with NumPy. </w:t>
      </w:r>
      <w:r w:rsidRPr="00C546BD">
        <w:rPr>
          <w:i/>
          <w:iCs/>
          <w:color w:val="000000"/>
          <w:szCs w:val="23"/>
          <w:lang w:eastAsia="en-PH"/>
        </w:rPr>
        <w:t>Nature, 585</w:t>
      </w:r>
      <w:r w:rsidRPr="00C546BD">
        <w:rPr>
          <w:color w:val="000000"/>
          <w:szCs w:val="23"/>
          <w:lang w:eastAsia="en-PH"/>
        </w:rPr>
        <w:t xml:space="preserve">(7825), 357–362. </w:t>
      </w:r>
      <w:hyperlink r:id="rId39" w:history="1">
        <w:r w:rsidRPr="00C546BD">
          <w:rPr>
            <w:rStyle w:val="Hyperlink"/>
            <w:szCs w:val="23"/>
            <w:lang w:eastAsia="en-PH"/>
          </w:rPr>
          <w:t>https://doi.org/10.1038/s41586-020-2649-2</w:t>
        </w:r>
      </w:hyperlink>
      <w:commentRangeEnd w:id="62"/>
      <w:r w:rsidR="006616FD" w:rsidRPr="00C546BD">
        <w:rPr>
          <w:rStyle w:val="CommentReference"/>
        </w:rPr>
        <w:commentReference w:id="62"/>
      </w:r>
    </w:p>
    <w:p w14:paraId="772DF5DD" w14:textId="09B763F9" w:rsidR="00251FC7" w:rsidRPr="00C546BD" w:rsidRDefault="00251FC7" w:rsidP="00D7442A">
      <w:pPr>
        <w:spacing w:before="0" w:after="0"/>
        <w:ind w:left="600" w:hanging="600"/>
        <w:contextualSpacing w:val="0"/>
        <w:jc w:val="left"/>
        <w:rPr>
          <w:rStyle w:val="Hyperlink"/>
          <w:szCs w:val="23"/>
        </w:rPr>
      </w:pPr>
      <w:r w:rsidRPr="00C546BD">
        <w:rPr>
          <w:color w:val="000000"/>
          <w:szCs w:val="23"/>
        </w:rPr>
        <w:t>Hassan, M. (2024, March 25). </w:t>
      </w:r>
      <w:r w:rsidRPr="00C546BD">
        <w:rPr>
          <w:i/>
          <w:iCs/>
          <w:color w:val="000000"/>
          <w:szCs w:val="23"/>
        </w:rPr>
        <w:t>Regression Analysis - Methods, Types, and Examples</w:t>
      </w:r>
      <w:r w:rsidRPr="00C546BD">
        <w:rPr>
          <w:color w:val="000000"/>
          <w:szCs w:val="23"/>
        </w:rPr>
        <w:t xml:space="preserve">. Research Method. </w:t>
      </w:r>
      <w:hyperlink r:id="rId40" w:history="1">
        <w:r w:rsidRPr="00C546BD">
          <w:rPr>
            <w:rStyle w:val="Hyperlink"/>
            <w:szCs w:val="23"/>
          </w:rPr>
          <w:t>https://researchmethod.net/regression-analysis/</w:t>
        </w:r>
      </w:hyperlink>
    </w:p>
    <w:p w14:paraId="25027D2F" w14:textId="693DDED5" w:rsidR="00251FC7" w:rsidRPr="00C546BD" w:rsidRDefault="00251FC7" w:rsidP="00D7442A">
      <w:pPr>
        <w:spacing w:before="0" w:after="0"/>
        <w:ind w:left="600" w:hanging="600"/>
        <w:contextualSpacing w:val="0"/>
        <w:jc w:val="left"/>
        <w:rPr>
          <w:rStyle w:val="Hyperlink"/>
          <w:szCs w:val="23"/>
        </w:rPr>
      </w:pPr>
      <w:proofErr w:type="spellStart"/>
      <w:r w:rsidRPr="00C546BD">
        <w:rPr>
          <w:color w:val="000000"/>
          <w:szCs w:val="23"/>
        </w:rPr>
        <w:t>Ihechikara</w:t>
      </w:r>
      <w:proofErr w:type="spellEnd"/>
      <w:r w:rsidRPr="00C546BD">
        <w:rPr>
          <w:color w:val="000000"/>
          <w:szCs w:val="23"/>
        </w:rPr>
        <w:t xml:space="preserve"> Vincent Abba. (2023, March 28). </w:t>
      </w:r>
      <w:r w:rsidRPr="00C546BD">
        <w:rPr>
          <w:i/>
          <w:iCs/>
          <w:color w:val="000000"/>
          <w:szCs w:val="23"/>
        </w:rPr>
        <w:t>What is R-squared? R2 Value Meaning and Definition</w:t>
      </w:r>
      <w:r w:rsidRPr="00C546BD">
        <w:rPr>
          <w:color w:val="000000"/>
          <w:szCs w:val="23"/>
        </w:rPr>
        <w:t xml:space="preserve">. FreeCodeCamp.org. </w:t>
      </w:r>
      <w:hyperlink r:id="rId41" w:history="1">
        <w:r w:rsidRPr="00C546BD">
          <w:rPr>
            <w:rStyle w:val="Hyperlink"/>
            <w:szCs w:val="23"/>
          </w:rPr>
          <w:t>https://www.freecodecamp.org/news/what-is-r-squared-r2-value-meaning-and-definition/</w:t>
        </w:r>
      </w:hyperlink>
    </w:p>
    <w:p w14:paraId="5B7A0A75" w14:textId="16CAE029" w:rsidR="00251FC7" w:rsidRPr="00C546BD" w:rsidRDefault="00251FC7" w:rsidP="00D7442A">
      <w:pPr>
        <w:spacing w:before="0" w:after="0"/>
        <w:ind w:left="600" w:hanging="600"/>
        <w:contextualSpacing w:val="0"/>
        <w:jc w:val="left"/>
        <w:rPr>
          <w:color w:val="000000"/>
          <w:szCs w:val="23"/>
          <w:lang w:eastAsia="en-PH"/>
        </w:rPr>
      </w:pPr>
      <w:r w:rsidRPr="00C546BD">
        <w:rPr>
          <w:color w:val="000000"/>
          <w:szCs w:val="23"/>
          <w:lang w:eastAsia="en-PH"/>
        </w:rPr>
        <w:t>Issam El Naqa, &amp; Murphy, M. J. (2015). What Is Machine Learning</w:t>
      </w:r>
      <w:r w:rsidRPr="00C546BD">
        <w:rPr>
          <w:i/>
          <w:iCs/>
          <w:color w:val="000000"/>
          <w:szCs w:val="23"/>
          <w:lang w:eastAsia="en-PH"/>
        </w:rPr>
        <w:t xml:space="preserve">? Springer </w:t>
      </w:r>
      <w:proofErr w:type="spellStart"/>
      <w:r w:rsidRPr="00C546BD">
        <w:rPr>
          <w:i/>
          <w:iCs/>
          <w:color w:val="000000"/>
          <w:szCs w:val="23"/>
          <w:lang w:eastAsia="en-PH"/>
        </w:rPr>
        <w:t>EBooks</w:t>
      </w:r>
      <w:proofErr w:type="spellEnd"/>
      <w:r w:rsidRPr="00C546BD">
        <w:rPr>
          <w:i/>
          <w:iCs/>
          <w:color w:val="000000"/>
          <w:szCs w:val="23"/>
          <w:lang w:eastAsia="en-PH"/>
        </w:rPr>
        <w:t>, 3</w:t>
      </w:r>
      <w:r w:rsidRPr="00C546BD">
        <w:rPr>
          <w:color w:val="000000"/>
          <w:szCs w:val="23"/>
          <w:lang w:eastAsia="en-PH"/>
        </w:rPr>
        <w:t xml:space="preserve">–11. </w:t>
      </w:r>
      <w:hyperlink r:id="rId42" w:history="1">
        <w:r w:rsidRPr="00C546BD">
          <w:rPr>
            <w:rStyle w:val="Hyperlink"/>
            <w:szCs w:val="23"/>
            <w:lang w:eastAsia="en-PH"/>
          </w:rPr>
          <w:t>https://doi.org/10.1007/978-3-319-18305-3_1</w:t>
        </w:r>
      </w:hyperlink>
    </w:p>
    <w:p w14:paraId="4F9603F1" w14:textId="30B4A82F" w:rsidR="00251FC7" w:rsidRPr="00C546BD" w:rsidRDefault="00251FC7" w:rsidP="00D7442A">
      <w:pPr>
        <w:pStyle w:val="NormalWeb"/>
        <w:spacing w:before="0" w:beforeAutospacing="0" w:after="0" w:afterAutospacing="0" w:line="480" w:lineRule="auto"/>
        <w:ind w:left="600" w:hanging="600"/>
        <w:rPr>
          <w:color w:val="000000"/>
          <w:szCs w:val="23"/>
        </w:rPr>
      </w:pPr>
      <w:r w:rsidRPr="00C546BD">
        <w:rPr>
          <w:color w:val="000000"/>
          <w:szCs w:val="23"/>
        </w:rPr>
        <w:t>Joshi, S. (2019). </w:t>
      </w:r>
      <w:r w:rsidRPr="00C546BD">
        <w:rPr>
          <w:i/>
          <w:iCs/>
          <w:color w:val="000000"/>
          <w:szCs w:val="23"/>
        </w:rPr>
        <w:t>Time Series Analysis and Forecasting of the US Housing Starts Using Econometric and Machine Learning Model</w:t>
      </w:r>
      <w:r w:rsidRPr="00C546BD">
        <w:rPr>
          <w:color w:val="000000"/>
          <w:szCs w:val="23"/>
        </w:rPr>
        <w:t xml:space="preserve">. ArXiv.org. </w:t>
      </w:r>
      <w:hyperlink r:id="rId43" w:history="1">
        <w:r w:rsidRPr="00C546BD">
          <w:rPr>
            <w:rStyle w:val="Hyperlink"/>
            <w:szCs w:val="23"/>
          </w:rPr>
          <w:t>https://arxiv.org/abs/1905.07848</w:t>
        </w:r>
      </w:hyperlink>
    </w:p>
    <w:p w14:paraId="38F8CEE0" w14:textId="4CECB6EB" w:rsidR="00251FC7" w:rsidRPr="00C546BD" w:rsidRDefault="00251FC7" w:rsidP="00D7442A">
      <w:pPr>
        <w:pStyle w:val="NormalWeb"/>
        <w:spacing w:before="0" w:beforeAutospacing="0" w:after="0" w:afterAutospacing="0" w:line="480" w:lineRule="auto"/>
        <w:ind w:left="600" w:hanging="600"/>
        <w:rPr>
          <w:color w:val="000000"/>
          <w:szCs w:val="23"/>
        </w:rPr>
      </w:pPr>
      <w:r w:rsidRPr="00C546BD">
        <w:rPr>
          <w:color w:val="000000"/>
          <w:szCs w:val="23"/>
        </w:rPr>
        <w:t>Khaki, S., &amp; Wang, L. (2019). Crop Yield Prediction Using Deep Neural Networks</w:t>
      </w:r>
      <w:r w:rsidRPr="00C546BD">
        <w:rPr>
          <w:i/>
          <w:iCs/>
          <w:color w:val="000000"/>
          <w:szCs w:val="23"/>
        </w:rPr>
        <w:t>.</w:t>
      </w:r>
      <w:r w:rsidRPr="00C546BD">
        <w:rPr>
          <w:color w:val="000000"/>
          <w:szCs w:val="23"/>
        </w:rPr>
        <w:t> </w:t>
      </w:r>
      <w:r w:rsidRPr="00C546BD">
        <w:rPr>
          <w:i/>
          <w:iCs/>
          <w:color w:val="000000"/>
          <w:szCs w:val="23"/>
        </w:rPr>
        <w:t>Frontiers in Plant Science, 10</w:t>
      </w:r>
      <w:r w:rsidRPr="00C546BD">
        <w:rPr>
          <w:color w:val="000000"/>
          <w:szCs w:val="23"/>
        </w:rPr>
        <w:t xml:space="preserve">. </w:t>
      </w:r>
      <w:hyperlink r:id="rId44" w:history="1">
        <w:r w:rsidRPr="00C546BD">
          <w:rPr>
            <w:rStyle w:val="Hyperlink"/>
            <w:szCs w:val="23"/>
          </w:rPr>
          <w:t>https://doi.org/10.3389/fpls.2019.00621</w:t>
        </w:r>
      </w:hyperlink>
    </w:p>
    <w:p w14:paraId="4E11F105" w14:textId="63A160AA" w:rsidR="00251FC7" w:rsidRPr="00C546BD" w:rsidRDefault="00251FC7" w:rsidP="00D7442A">
      <w:pPr>
        <w:pStyle w:val="NormalWeb"/>
        <w:spacing w:before="0" w:beforeAutospacing="0" w:after="0" w:afterAutospacing="0" w:line="480" w:lineRule="auto"/>
        <w:ind w:left="600" w:hanging="600"/>
        <w:rPr>
          <w:color w:val="000000"/>
          <w:szCs w:val="23"/>
        </w:rPr>
      </w:pPr>
      <w:proofErr w:type="spellStart"/>
      <w:r w:rsidRPr="00C546BD">
        <w:rPr>
          <w:color w:val="000000"/>
          <w:szCs w:val="23"/>
        </w:rPr>
        <w:t>Maazallahi</w:t>
      </w:r>
      <w:proofErr w:type="spellEnd"/>
      <w:r w:rsidRPr="00C546BD">
        <w:rPr>
          <w:color w:val="000000"/>
          <w:szCs w:val="23"/>
        </w:rPr>
        <w:t xml:space="preserve">, A., Thota, S., </w:t>
      </w:r>
      <w:proofErr w:type="spellStart"/>
      <w:r w:rsidRPr="00C546BD">
        <w:rPr>
          <w:color w:val="000000"/>
          <w:szCs w:val="23"/>
        </w:rPr>
        <w:t>Kondaboina</w:t>
      </w:r>
      <w:proofErr w:type="spellEnd"/>
      <w:r w:rsidRPr="00C546BD">
        <w:rPr>
          <w:color w:val="000000"/>
          <w:szCs w:val="23"/>
        </w:rPr>
        <w:t xml:space="preserve">, Naga Prasad, </w:t>
      </w:r>
      <w:proofErr w:type="spellStart"/>
      <w:r w:rsidRPr="00C546BD">
        <w:rPr>
          <w:color w:val="000000"/>
          <w:szCs w:val="23"/>
        </w:rPr>
        <w:t>Muktineni</w:t>
      </w:r>
      <w:proofErr w:type="spellEnd"/>
      <w:r w:rsidRPr="00C546BD">
        <w:rPr>
          <w:color w:val="000000"/>
          <w:szCs w:val="23"/>
        </w:rPr>
        <w:t xml:space="preserve">, V., </w:t>
      </w:r>
      <w:proofErr w:type="spellStart"/>
      <w:r w:rsidRPr="00C546BD">
        <w:rPr>
          <w:color w:val="000000"/>
          <w:szCs w:val="23"/>
        </w:rPr>
        <w:t>Annem</w:t>
      </w:r>
      <w:proofErr w:type="spellEnd"/>
      <w:r w:rsidRPr="00C546BD">
        <w:rPr>
          <w:color w:val="000000"/>
          <w:szCs w:val="23"/>
        </w:rPr>
        <w:t xml:space="preserve">, D., </w:t>
      </w:r>
      <w:proofErr w:type="spellStart"/>
      <w:r w:rsidRPr="00C546BD">
        <w:rPr>
          <w:color w:val="000000"/>
          <w:szCs w:val="23"/>
        </w:rPr>
        <w:t>Rokkam</w:t>
      </w:r>
      <w:proofErr w:type="spellEnd"/>
      <w:r w:rsidRPr="00C546BD">
        <w:rPr>
          <w:color w:val="000000"/>
          <w:szCs w:val="23"/>
        </w:rPr>
        <w:t xml:space="preserve">, Abhi Stephen, Amini, M. H., Salari, M. A., </w:t>
      </w:r>
      <w:proofErr w:type="spellStart"/>
      <w:r w:rsidRPr="00C546BD">
        <w:rPr>
          <w:color w:val="000000"/>
          <w:szCs w:val="23"/>
        </w:rPr>
        <w:t>Norouzzadeh</w:t>
      </w:r>
      <w:proofErr w:type="spellEnd"/>
      <w:r w:rsidRPr="00C546BD">
        <w:rPr>
          <w:color w:val="000000"/>
          <w:szCs w:val="23"/>
        </w:rPr>
        <w:t xml:space="preserve">, P., </w:t>
      </w:r>
      <w:proofErr w:type="spellStart"/>
      <w:r w:rsidRPr="00C546BD">
        <w:rPr>
          <w:color w:val="000000"/>
          <w:szCs w:val="23"/>
        </w:rPr>
        <w:t>Snir</w:t>
      </w:r>
      <w:proofErr w:type="spellEnd"/>
      <w:r w:rsidRPr="00C546BD">
        <w:rPr>
          <w:color w:val="000000"/>
          <w:szCs w:val="23"/>
        </w:rPr>
        <w:t>, E., &amp; Rahmani, B. (2024). </w:t>
      </w:r>
      <w:r w:rsidRPr="00C546BD">
        <w:rPr>
          <w:i/>
          <w:iCs/>
          <w:color w:val="000000"/>
          <w:szCs w:val="23"/>
        </w:rPr>
        <w:t>Naive</w:t>
      </w:r>
      <w:r w:rsidR="001734D5">
        <w:rPr>
          <w:i/>
          <w:iCs/>
          <w:color w:val="000000"/>
          <w:szCs w:val="23"/>
        </w:rPr>
        <w:t xml:space="preserve"> </w:t>
      </w:r>
      <w:r w:rsidRPr="00C546BD">
        <w:rPr>
          <w:i/>
          <w:iCs/>
          <w:color w:val="000000"/>
          <w:szCs w:val="23"/>
        </w:rPr>
        <w:t>Bayes and Random Forest for Crop Yield Prediction</w:t>
      </w:r>
      <w:r w:rsidRPr="00C546BD">
        <w:rPr>
          <w:color w:val="000000"/>
          <w:szCs w:val="23"/>
        </w:rPr>
        <w:t xml:space="preserve">. ArXiv.org. </w:t>
      </w:r>
      <w:hyperlink r:id="rId45" w:history="1">
        <w:r w:rsidRPr="00C546BD">
          <w:rPr>
            <w:rStyle w:val="Hyperlink"/>
            <w:szCs w:val="23"/>
          </w:rPr>
          <w:t>https://arxiv.org/abs/2404.15392</w:t>
        </w:r>
      </w:hyperlink>
    </w:p>
    <w:p w14:paraId="0EFC78EE" w14:textId="77777777" w:rsidR="00251FC7" w:rsidRPr="00C546BD" w:rsidRDefault="00251FC7" w:rsidP="00D7442A">
      <w:pPr>
        <w:pStyle w:val="NormalWeb"/>
        <w:spacing w:before="0" w:beforeAutospacing="0" w:after="0" w:afterAutospacing="0" w:line="480" w:lineRule="auto"/>
        <w:ind w:left="600" w:hanging="600"/>
        <w:rPr>
          <w:color w:val="000000"/>
          <w:szCs w:val="23"/>
        </w:rPr>
      </w:pPr>
      <w:r w:rsidRPr="00C546BD">
        <w:rPr>
          <w:color w:val="000000"/>
          <w:szCs w:val="23"/>
        </w:rPr>
        <w:t>Rana, H., Muhammad Umer Farooq, Abdul Karim Kazi, Mirza Adnan Baig, &amp; Muhammad Ali Akhtar. (2024). Prediction of Agricultural Commodity Prices using Big Data Framework</w:t>
      </w:r>
      <w:r w:rsidRPr="00C546BD">
        <w:rPr>
          <w:i/>
          <w:iCs/>
          <w:color w:val="000000"/>
          <w:szCs w:val="23"/>
        </w:rPr>
        <w:t>.</w:t>
      </w:r>
      <w:r w:rsidRPr="00C546BD">
        <w:rPr>
          <w:color w:val="000000"/>
          <w:szCs w:val="23"/>
        </w:rPr>
        <w:t> </w:t>
      </w:r>
      <w:r w:rsidRPr="00C546BD">
        <w:rPr>
          <w:i/>
          <w:iCs/>
          <w:color w:val="000000"/>
          <w:szCs w:val="23"/>
        </w:rPr>
        <w:t xml:space="preserve">Engineering, Technology and Applied Science </w:t>
      </w:r>
      <w:r w:rsidRPr="00C546BD">
        <w:rPr>
          <w:i/>
          <w:iCs/>
          <w:color w:val="000000"/>
          <w:szCs w:val="23"/>
        </w:rPr>
        <w:lastRenderedPageBreak/>
        <w:t>Research/Engineering, Technology and Applied Science Research, 14</w:t>
      </w:r>
      <w:r w:rsidRPr="00C546BD">
        <w:rPr>
          <w:color w:val="000000"/>
          <w:szCs w:val="23"/>
        </w:rPr>
        <w:t xml:space="preserve">(1), 12652–12658. </w:t>
      </w:r>
      <w:hyperlink r:id="rId46" w:history="1">
        <w:r w:rsidRPr="00C546BD">
          <w:rPr>
            <w:rStyle w:val="Hyperlink"/>
            <w:szCs w:val="23"/>
          </w:rPr>
          <w:t>https://doi.org/10.48084/etasr.6468</w:t>
        </w:r>
      </w:hyperlink>
    </w:p>
    <w:p w14:paraId="213A2108" w14:textId="61BFA644" w:rsidR="00251FC7" w:rsidRPr="00C546BD" w:rsidRDefault="00251FC7" w:rsidP="00D7442A">
      <w:pPr>
        <w:spacing w:before="0" w:after="0"/>
        <w:ind w:left="600" w:hanging="600"/>
        <w:contextualSpacing w:val="0"/>
        <w:jc w:val="left"/>
        <w:rPr>
          <w:color w:val="000000"/>
          <w:szCs w:val="23"/>
          <w:lang w:eastAsia="en-PH"/>
        </w:rPr>
      </w:pPr>
      <w:r w:rsidRPr="00C546BD">
        <w:rPr>
          <w:color w:val="000000"/>
          <w:szCs w:val="23"/>
          <w:lang w:eastAsia="en-PH"/>
        </w:rPr>
        <w:t xml:space="preserve">Rong, S., &amp; Zhang Bao-wen. (2018). The research of regression model in </w:t>
      </w:r>
      <w:r w:rsidR="001734D5">
        <w:rPr>
          <w:color w:val="000000"/>
          <w:szCs w:val="23"/>
          <w:lang w:eastAsia="en-PH"/>
        </w:rPr>
        <w:t xml:space="preserve">the </w:t>
      </w:r>
      <w:r w:rsidRPr="00C546BD">
        <w:rPr>
          <w:color w:val="000000"/>
          <w:szCs w:val="23"/>
          <w:lang w:eastAsia="en-PH"/>
        </w:rPr>
        <w:t>machine learning field. </w:t>
      </w:r>
      <w:r w:rsidRPr="00C546BD">
        <w:rPr>
          <w:i/>
          <w:iCs/>
          <w:color w:val="000000"/>
          <w:szCs w:val="23"/>
          <w:lang w:eastAsia="en-PH"/>
        </w:rPr>
        <w:t>MATEC Web of Conferences, 176</w:t>
      </w:r>
      <w:r w:rsidRPr="00C546BD">
        <w:rPr>
          <w:color w:val="000000"/>
          <w:szCs w:val="23"/>
          <w:lang w:eastAsia="en-PH"/>
        </w:rPr>
        <w:t xml:space="preserve">, 01033–01033. </w:t>
      </w:r>
      <w:hyperlink r:id="rId47" w:history="1">
        <w:r w:rsidRPr="00C546BD">
          <w:rPr>
            <w:rStyle w:val="Hyperlink"/>
            <w:szCs w:val="23"/>
            <w:lang w:eastAsia="en-PH"/>
          </w:rPr>
          <w:t>https://doi.org/10.1051/matecconf/201817601033</w:t>
        </w:r>
      </w:hyperlink>
    </w:p>
    <w:p w14:paraId="1EE0CF90" w14:textId="569CEF9C" w:rsidR="00C6105E" w:rsidRPr="00C546BD" w:rsidRDefault="00C6105E" w:rsidP="00D7442A">
      <w:pPr>
        <w:spacing w:before="0" w:after="0"/>
        <w:ind w:left="600" w:hanging="600"/>
        <w:contextualSpacing w:val="0"/>
        <w:jc w:val="left"/>
        <w:rPr>
          <w:color w:val="000000"/>
          <w:szCs w:val="23"/>
          <w:lang w:eastAsia="en-PH"/>
        </w:rPr>
      </w:pPr>
      <w:r w:rsidRPr="00C546BD">
        <w:rPr>
          <w:color w:val="000000"/>
          <w:szCs w:val="23"/>
          <w:lang w:eastAsia="en-PH"/>
        </w:rPr>
        <w:t xml:space="preserve">Sari, M., Duran, S., Huseyin Kutlu, Bulent </w:t>
      </w:r>
      <w:proofErr w:type="spellStart"/>
      <w:r w:rsidRPr="00C546BD">
        <w:rPr>
          <w:color w:val="000000"/>
          <w:szCs w:val="23"/>
          <w:lang w:eastAsia="en-PH"/>
        </w:rPr>
        <w:t>Guloglu</w:t>
      </w:r>
      <w:proofErr w:type="spellEnd"/>
      <w:r w:rsidRPr="00C546BD">
        <w:rPr>
          <w:color w:val="000000"/>
          <w:szCs w:val="23"/>
          <w:lang w:eastAsia="en-PH"/>
        </w:rPr>
        <w:t>, &amp; Atik, Z. (2024). Various optimized machine learning techniques to predict agricultural commodity prices</w:t>
      </w:r>
      <w:r w:rsidRPr="00C546BD">
        <w:rPr>
          <w:i/>
          <w:iCs/>
          <w:color w:val="000000"/>
          <w:szCs w:val="23"/>
          <w:lang w:eastAsia="en-PH"/>
        </w:rPr>
        <w:t>. Neural Computing &amp; Applications, 36</w:t>
      </w:r>
      <w:r w:rsidRPr="00C546BD">
        <w:rPr>
          <w:color w:val="000000"/>
          <w:szCs w:val="23"/>
          <w:lang w:eastAsia="en-PH"/>
        </w:rPr>
        <w:t xml:space="preserve">(19), 11439–11459. </w:t>
      </w:r>
      <w:hyperlink r:id="rId48" w:history="1">
        <w:r w:rsidRPr="00C546BD">
          <w:rPr>
            <w:rStyle w:val="Hyperlink"/>
            <w:szCs w:val="23"/>
            <w:lang w:eastAsia="en-PH"/>
          </w:rPr>
          <w:t>https://doi.org/10.1007/s00521-024-09679-x</w:t>
        </w:r>
      </w:hyperlink>
    </w:p>
    <w:p w14:paraId="63B1A4B1" w14:textId="77777777" w:rsidR="00C6105E" w:rsidRPr="00C546BD" w:rsidRDefault="00C6105E" w:rsidP="00D7442A">
      <w:pPr>
        <w:pStyle w:val="NormalWeb"/>
        <w:spacing w:before="0" w:beforeAutospacing="0" w:after="0" w:afterAutospacing="0" w:line="480" w:lineRule="auto"/>
        <w:ind w:left="600" w:hanging="600"/>
        <w:rPr>
          <w:color w:val="000000"/>
          <w:szCs w:val="23"/>
        </w:rPr>
      </w:pPr>
      <w:r w:rsidRPr="00C546BD">
        <w:rPr>
          <w:color w:val="000000"/>
          <w:szCs w:val="23"/>
        </w:rPr>
        <w:t>Singh, K., Kumar, R., Thakur, P., Singh, H., &amp; Singh, S. (2024). Dengue Fever Outbreak Prediction Using Machine Learning Models: A Comparative Study</w:t>
      </w:r>
      <w:r w:rsidRPr="00C546BD">
        <w:rPr>
          <w:i/>
          <w:iCs/>
          <w:color w:val="000000"/>
          <w:szCs w:val="23"/>
        </w:rPr>
        <w:t>.</w:t>
      </w:r>
      <w:r w:rsidRPr="00C546BD">
        <w:rPr>
          <w:color w:val="000000"/>
          <w:szCs w:val="23"/>
        </w:rPr>
        <w:t> </w:t>
      </w:r>
      <w:r w:rsidRPr="00C546BD">
        <w:rPr>
          <w:i/>
          <w:iCs/>
          <w:color w:val="000000"/>
          <w:szCs w:val="23"/>
        </w:rPr>
        <w:t>Lecture Notes in Networks and Systems, 443</w:t>
      </w:r>
      <w:r w:rsidRPr="00C546BD">
        <w:rPr>
          <w:color w:val="000000"/>
          <w:szCs w:val="23"/>
        </w:rPr>
        <w:t xml:space="preserve">–455. </w:t>
      </w:r>
      <w:hyperlink r:id="rId49" w:history="1">
        <w:r w:rsidRPr="00C546BD">
          <w:rPr>
            <w:rStyle w:val="Hyperlink"/>
            <w:szCs w:val="23"/>
          </w:rPr>
          <w:t>https://doi.org/10.1007/978-981-99-7820-5_36</w:t>
        </w:r>
      </w:hyperlink>
    </w:p>
    <w:p w14:paraId="6598759C" w14:textId="7410D3F7" w:rsidR="00C6105E" w:rsidRPr="00C546BD" w:rsidRDefault="00C6105E" w:rsidP="00D7442A">
      <w:pPr>
        <w:pStyle w:val="NormalWeb"/>
        <w:spacing w:before="0" w:beforeAutospacing="0" w:after="0" w:afterAutospacing="0" w:line="480" w:lineRule="auto"/>
        <w:ind w:left="600" w:hanging="600"/>
        <w:rPr>
          <w:color w:val="000000"/>
          <w:szCs w:val="23"/>
        </w:rPr>
      </w:pPr>
      <w:r w:rsidRPr="00C546BD">
        <w:rPr>
          <w:color w:val="000000"/>
          <w:szCs w:val="23"/>
        </w:rPr>
        <w:t xml:space="preserve">Spyros </w:t>
      </w:r>
      <w:proofErr w:type="spellStart"/>
      <w:r w:rsidRPr="00C546BD">
        <w:rPr>
          <w:color w:val="000000"/>
          <w:szCs w:val="23"/>
        </w:rPr>
        <w:t>Makridakis</w:t>
      </w:r>
      <w:proofErr w:type="spellEnd"/>
      <w:r w:rsidRPr="00C546BD">
        <w:rPr>
          <w:color w:val="000000"/>
          <w:szCs w:val="23"/>
        </w:rPr>
        <w:t xml:space="preserve">, Spiliotis, E., &amp; Vassilios </w:t>
      </w:r>
      <w:proofErr w:type="spellStart"/>
      <w:r w:rsidRPr="00C546BD">
        <w:rPr>
          <w:color w:val="000000"/>
          <w:szCs w:val="23"/>
        </w:rPr>
        <w:t>Assimakopoulos</w:t>
      </w:r>
      <w:proofErr w:type="spellEnd"/>
      <w:r w:rsidRPr="00C546BD">
        <w:rPr>
          <w:color w:val="000000"/>
          <w:szCs w:val="23"/>
        </w:rPr>
        <w:t>. (2018). Statistical and Machine Learning forecasting methods: Concerns and ways forward. </w:t>
      </w:r>
      <w:proofErr w:type="spellStart"/>
      <w:r w:rsidRPr="00C546BD">
        <w:rPr>
          <w:i/>
          <w:iCs/>
          <w:color w:val="000000"/>
          <w:szCs w:val="23"/>
        </w:rPr>
        <w:t>PloS</w:t>
      </w:r>
      <w:proofErr w:type="spellEnd"/>
      <w:r w:rsidRPr="00C546BD">
        <w:rPr>
          <w:i/>
          <w:iCs/>
          <w:color w:val="000000"/>
          <w:szCs w:val="23"/>
        </w:rPr>
        <w:t xml:space="preserve"> One, 13</w:t>
      </w:r>
      <w:r w:rsidRPr="00C546BD">
        <w:rPr>
          <w:color w:val="000000"/>
          <w:szCs w:val="23"/>
        </w:rPr>
        <w:t xml:space="preserve">(3), e0194889–e0194889. </w:t>
      </w:r>
      <w:hyperlink r:id="rId50" w:history="1">
        <w:r w:rsidRPr="00C546BD">
          <w:rPr>
            <w:rStyle w:val="Hyperlink"/>
            <w:szCs w:val="23"/>
          </w:rPr>
          <w:t>https://doi.org/10.1371/journal.pone.0194889</w:t>
        </w:r>
      </w:hyperlink>
    </w:p>
    <w:p w14:paraId="52828854" w14:textId="28BC09D3" w:rsidR="00DD407B" w:rsidRPr="00C546BD" w:rsidRDefault="00DD407B" w:rsidP="00D7442A">
      <w:pPr>
        <w:pStyle w:val="NormalWeb"/>
        <w:spacing w:before="0" w:beforeAutospacing="0" w:after="0" w:afterAutospacing="0" w:line="480" w:lineRule="auto"/>
        <w:ind w:left="600" w:hanging="600"/>
        <w:rPr>
          <w:rStyle w:val="Hyperlink"/>
          <w:szCs w:val="23"/>
        </w:rPr>
      </w:pPr>
      <w:r w:rsidRPr="00C546BD">
        <w:rPr>
          <w:color w:val="000000"/>
          <w:szCs w:val="23"/>
        </w:rPr>
        <w:t>Staff, C. (2024). </w:t>
      </w:r>
      <w:r w:rsidRPr="00C546BD">
        <w:rPr>
          <w:i/>
          <w:iCs/>
          <w:color w:val="000000"/>
          <w:szCs w:val="23"/>
        </w:rPr>
        <w:t>Data Analytics: Definition, Uses, Examples, and More</w:t>
      </w:r>
      <w:r w:rsidRPr="00C546BD">
        <w:rPr>
          <w:color w:val="000000"/>
          <w:szCs w:val="23"/>
        </w:rPr>
        <w:t xml:space="preserve">. Coursera. </w:t>
      </w:r>
      <w:hyperlink r:id="rId51" w:history="1">
        <w:r w:rsidRPr="00C546BD">
          <w:rPr>
            <w:rStyle w:val="Hyperlink"/>
            <w:szCs w:val="23"/>
          </w:rPr>
          <w:t>https://www.coursera.org/articles/data-analytics</w:t>
        </w:r>
      </w:hyperlink>
    </w:p>
    <w:p w14:paraId="515E3C8D" w14:textId="77777777" w:rsidR="00C6105E" w:rsidRPr="00C546BD" w:rsidRDefault="00C6105E" w:rsidP="00D7442A">
      <w:pPr>
        <w:pStyle w:val="NormalWeb"/>
        <w:spacing w:before="0" w:beforeAutospacing="0" w:after="0" w:afterAutospacing="0" w:line="480" w:lineRule="auto"/>
        <w:ind w:left="600" w:hanging="600"/>
        <w:rPr>
          <w:color w:val="000000"/>
          <w:szCs w:val="23"/>
        </w:rPr>
      </w:pPr>
      <w:r w:rsidRPr="00C546BD">
        <w:rPr>
          <w:color w:val="000000"/>
          <w:szCs w:val="23"/>
        </w:rPr>
        <w:t xml:space="preserve">Suleymanov, A., </w:t>
      </w:r>
      <w:proofErr w:type="spellStart"/>
      <w:r w:rsidRPr="00C546BD">
        <w:rPr>
          <w:color w:val="000000"/>
          <w:szCs w:val="23"/>
        </w:rPr>
        <w:t>Tuktarova</w:t>
      </w:r>
      <w:proofErr w:type="spellEnd"/>
      <w:r w:rsidRPr="00C546BD">
        <w:rPr>
          <w:color w:val="000000"/>
          <w:szCs w:val="23"/>
        </w:rPr>
        <w:t xml:space="preserve">, I., Belan, L., Suleymanov, R., </w:t>
      </w:r>
      <w:proofErr w:type="spellStart"/>
      <w:r w:rsidRPr="00C546BD">
        <w:rPr>
          <w:color w:val="000000"/>
          <w:szCs w:val="23"/>
        </w:rPr>
        <w:t>Ilyusya</w:t>
      </w:r>
      <w:proofErr w:type="spellEnd"/>
      <w:r w:rsidRPr="00C546BD">
        <w:rPr>
          <w:color w:val="000000"/>
          <w:szCs w:val="23"/>
        </w:rPr>
        <w:t xml:space="preserve"> </w:t>
      </w:r>
      <w:proofErr w:type="spellStart"/>
      <w:r w:rsidRPr="00C546BD">
        <w:rPr>
          <w:color w:val="000000"/>
          <w:szCs w:val="23"/>
        </w:rPr>
        <w:t>Gabbasova</w:t>
      </w:r>
      <w:proofErr w:type="spellEnd"/>
      <w:r w:rsidRPr="00C546BD">
        <w:rPr>
          <w:color w:val="000000"/>
          <w:szCs w:val="23"/>
        </w:rPr>
        <w:t xml:space="preserve">, &amp; </w:t>
      </w:r>
      <w:proofErr w:type="spellStart"/>
      <w:r w:rsidRPr="00C546BD">
        <w:rPr>
          <w:color w:val="000000"/>
          <w:szCs w:val="23"/>
        </w:rPr>
        <w:t>Lyasan</w:t>
      </w:r>
      <w:proofErr w:type="spellEnd"/>
      <w:r w:rsidRPr="00C546BD">
        <w:rPr>
          <w:color w:val="000000"/>
          <w:szCs w:val="23"/>
        </w:rPr>
        <w:t xml:space="preserve"> </w:t>
      </w:r>
      <w:proofErr w:type="spellStart"/>
      <w:r w:rsidRPr="00C546BD">
        <w:rPr>
          <w:color w:val="000000"/>
          <w:szCs w:val="23"/>
        </w:rPr>
        <w:t>Araslanova</w:t>
      </w:r>
      <w:proofErr w:type="spellEnd"/>
      <w:r w:rsidRPr="00C546BD">
        <w:rPr>
          <w:color w:val="000000"/>
          <w:szCs w:val="23"/>
        </w:rPr>
        <w:t>. (2023</w:t>
      </w:r>
      <w:r w:rsidRPr="00C546BD">
        <w:rPr>
          <w:i/>
          <w:iCs/>
          <w:color w:val="000000"/>
          <w:szCs w:val="23"/>
        </w:rPr>
        <w:t xml:space="preserve">). </w:t>
      </w:r>
      <w:r w:rsidRPr="00C546BD">
        <w:rPr>
          <w:color w:val="000000"/>
          <w:szCs w:val="23"/>
        </w:rPr>
        <w:t>Spatial prediction of soil properties using random forest, k-nearest neighbors, and cubist approaches in the foothills of the Ural Mountains, Russia</w:t>
      </w:r>
      <w:r w:rsidRPr="00C546BD">
        <w:rPr>
          <w:i/>
          <w:iCs/>
          <w:color w:val="000000"/>
          <w:szCs w:val="23"/>
        </w:rPr>
        <w:t>. Modeling Earth Systems and Environment, 9</w:t>
      </w:r>
      <w:r w:rsidRPr="00C546BD">
        <w:rPr>
          <w:color w:val="000000"/>
          <w:szCs w:val="23"/>
        </w:rPr>
        <w:t xml:space="preserve">(3), 3461–3471. </w:t>
      </w:r>
      <w:hyperlink r:id="rId52" w:history="1">
        <w:r w:rsidRPr="00C546BD">
          <w:rPr>
            <w:rStyle w:val="Hyperlink"/>
            <w:szCs w:val="23"/>
          </w:rPr>
          <w:t>https://doi.org/10.1007/s40808-023-01723-4</w:t>
        </w:r>
      </w:hyperlink>
    </w:p>
    <w:p w14:paraId="15C5691D" w14:textId="1D82ACA4" w:rsidR="00C6105E" w:rsidRPr="00C546BD" w:rsidRDefault="00C6105E" w:rsidP="00D7442A">
      <w:pPr>
        <w:pStyle w:val="NormalWeb"/>
        <w:spacing w:before="0" w:beforeAutospacing="0" w:after="0" w:afterAutospacing="0" w:line="480" w:lineRule="auto"/>
        <w:ind w:left="600" w:hanging="600"/>
        <w:rPr>
          <w:rStyle w:val="Hyperlink"/>
          <w:szCs w:val="23"/>
        </w:rPr>
      </w:pPr>
      <w:proofErr w:type="spellStart"/>
      <w:r w:rsidRPr="00C546BD">
        <w:rPr>
          <w:color w:val="000000"/>
          <w:szCs w:val="23"/>
        </w:rPr>
        <w:t>Sumido</w:t>
      </w:r>
      <w:proofErr w:type="spellEnd"/>
      <w:r w:rsidRPr="00C546BD">
        <w:rPr>
          <w:color w:val="000000"/>
          <w:szCs w:val="23"/>
        </w:rPr>
        <w:t xml:space="preserve">, E. C., Larmie </w:t>
      </w:r>
      <w:proofErr w:type="spellStart"/>
      <w:r w:rsidRPr="00C546BD">
        <w:rPr>
          <w:color w:val="000000"/>
          <w:szCs w:val="23"/>
        </w:rPr>
        <w:t>Feliscuzo</w:t>
      </w:r>
      <w:proofErr w:type="spellEnd"/>
      <w:r w:rsidRPr="00C546BD">
        <w:rPr>
          <w:color w:val="000000"/>
          <w:szCs w:val="23"/>
        </w:rPr>
        <w:t xml:space="preserve">, &amp; Chris Jordan </w:t>
      </w:r>
      <w:proofErr w:type="spellStart"/>
      <w:r w:rsidRPr="00C546BD">
        <w:rPr>
          <w:color w:val="000000"/>
          <w:szCs w:val="23"/>
        </w:rPr>
        <w:t>Aliac</w:t>
      </w:r>
      <w:proofErr w:type="spellEnd"/>
      <w:r w:rsidRPr="00C546BD">
        <w:rPr>
          <w:color w:val="000000"/>
          <w:szCs w:val="23"/>
        </w:rPr>
        <w:t>. (2023, December). </w:t>
      </w:r>
      <w:commentRangeStart w:id="63"/>
      <w:r w:rsidRPr="00C546BD">
        <w:rPr>
          <w:i/>
          <w:iCs/>
          <w:color w:val="000000"/>
          <w:szCs w:val="23"/>
        </w:rPr>
        <w:t>P</w:t>
      </w:r>
      <w:r w:rsidR="00C546BD" w:rsidRPr="00C546BD">
        <w:rPr>
          <w:i/>
          <w:iCs/>
          <w:color w:val="000000"/>
          <w:szCs w:val="23"/>
        </w:rPr>
        <w:t>est</w:t>
      </w:r>
      <w:r w:rsidRPr="00C546BD">
        <w:rPr>
          <w:i/>
          <w:iCs/>
          <w:color w:val="000000"/>
          <w:szCs w:val="23"/>
        </w:rPr>
        <w:t xml:space="preserve"> C</w:t>
      </w:r>
      <w:r w:rsidR="00C546BD" w:rsidRPr="00C546BD">
        <w:rPr>
          <w:i/>
          <w:iCs/>
          <w:color w:val="000000"/>
          <w:szCs w:val="23"/>
        </w:rPr>
        <w:t>lassification</w:t>
      </w:r>
      <w:r w:rsidRPr="00C546BD">
        <w:rPr>
          <w:i/>
          <w:iCs/>
          <w:color w:val="000000"/>
          <w:szCs w:val="23"/>
        </w:rPr>
        <w:t xml:space="preserve"> </w:t>
      </w:r>
      <w:proofErr w:type="gramStart"/>
      <w:r w:rsidR="00C546BD" w:rsidRPr="00C546BD">
        <w:rPr>
          <w:i/>
          <w:iCs/>
          <w:color w:val="000000"/>
          <w:szCs w:val="23"/>
        </w:rPr>
        <w:t>And</w:t>
      </w:r>
      <w:proofErr w:type="gramEnd"/>
      <w:r w:rsidRPr="00C546BD">
        <w:rPr>
          <w:i/>
          <w:iCs/>
          <w:color w:val="000000"/>
          <w:szCs w:val="23"/>
        </w:rPr>
        <w:t xml:space="preserve"> </w:t>
      </w:r>
      <w:r w:rsidR="00C546BD" w:rsidRPr="00C546BD">
        <w:rPr>
          <w:i/>
          <w:iCs/>
          <w:color w:val="000000"/>
          <w:szCs w:val="23"/>
        </w:rPr>
        <w:t>Prediction</w:t>
      </w:r>
      <w:r w:rsidRPr="00C546BD">
        <w:rPr>
          <w:i/>
          <w:iCs/>
          <w:color w:val="000000"/>
          <w:szCs w:val="23"/>
        </w:rPr>
        <w:t>: A</w:t>
      </w:r>
      <w:r w:rsidR="00C546BD" w:rsidRPr="00C546BD">
        <w:rPr>
          <w:i/>
          <w:iCs/>
          <w:color w:val="000000"/>
          <w:szCs w:val="23"/>
        </w:rPr>
        <w:t>nalyzing</w:t>
      </w:r>
      <w:r w:rsidRPr="00C546BD">
        <w:rPr>
          <w:i/>
          <w:iCs/>
          <w:color w:val="000000"/>
          <w:szCs w:val="23"/>
        </w:rPr>
        <w:t xml:space="preserve"> T</w:t>
      </w:r>
      <w:r w:rsidR="00C546BD" w:rsidRPr="00C546BD">
        <w:rPr>
          <w:i/>
          <w:iCs/>
          <w:color w:val="000000"/>
          <w:szCs w:val="23"/>
        </w:rPr>
        <w:t>he</w:t>
      </w:r>
      <w:r w:rsidRPr="00C546BD">
        <w:rPr>
          <w:i/>
          <w:iCs/>
          <w:color w:val="000000"/>
          <w:szCs w:val="23"/>
        </w:rPr>
        <w:t xml:space="preserve"> I</w:t>
      </w:r>
      <w:r w:rsidR="00C546BD" w:rsidRPr="00C546BD">
        <w:rPr>
          <w:i/>
          <w:iCs/>
          <w:color w:val="000000"/>
          <w:szCs w:val="23"/>
        </w:rPr>
        <w:t>mpact</w:t>
      </w:r>
      <w:r w:rsidRPr="00C546BD">
        <w:rPr>
          <w:i/>
          <w:iCs/>
          <w:color w:val="000000"/>
          <w:szCs w:val="23"/>
        </w:rPr>
        <w:t xml:space="preserve"> O</w:t>
      </w:r>
      <w:r w:rsidR="00C546BD" w:rsidRPr="00C546BD">
        <w:rPr>
          <w:i/>
          <w:iCs/>
          <w:color w:val="000000"/>
          <w:szCs w:val="23"/>
        </w:rPr>
        <w:t>f</w:t>
      </w:r>
      <w:r w:rsidRPr="00C546BD">
        <w:rPr>
          <w:i/>
          <w:iCs/>
          <w:color w:val="000000"/>
          <w:szCs w:val="23"/>
        </w:rPr>
        <w:t xml:space="preserve"> W</w:t>
      </w:r>
      <w:r w:rsidR="00C546BD" w:rsidRPr="00C546BD">
        <w:rPr>
          <w:i/>
          <w:iCs/>
          <w:color w:val="000000"/>
          <w:szCs w:val="23"/>
        </w:rPr>
        <w:t>eather</w:t>
      </w:r>
      <w:r w:rsidRPr="00C546BD">
        <w:rPr>
          <w:i/>
          <w:iCs/>
          <w:color w:val="000000"/>
          <w:szCs w:val="23"/>
        </w:rPr>
        <w:t xml:space="preserve"> T</w:t>
      </w:r>
      <w:r w:rsidR="00C546BD" w:rsidRPr="00C546BD">
        <w:rPr>
          <w:i/>
          <w:iCs/>
          <w:color w:val="000000"/>
          <w:szCs w:val="23"/>
        </w:rPr>
        <w:t>o</w:t>
      </w:r>
      <w:r w:rsidRPr="00C546BD">
        <w:rPr>
          <w:i/>
          <w:iCs/>
          <w:color w:val="000000"/>
          <w:szCs w:val="23"/>
        </w:rPr>
        <w:t xml:space="preserve"> P</w:t>
      </w:r>
      <w:r w:rsidR="00C546BD" w:rsidRPr="00C546BD">
        <w:rPr>
          <w:i/>
          <w:iCs/>
          <w:color w:val="000000"/>
          <w:szCs w:val="23"/>
        </w:rPr>
        <w:t>est</w:t>
      </w:r>
      <w:r w:rsidRPr="00C546BD">
        <w:rPr>
          <w:i/>
          <w:iCs/>
          <w:color w:val="000000"/>
          <w:szCs w:val="23"/>
        </w:rPr>
        <w:t xml:space="preserve"> </w:t>
      </w:r>
      <w:proofErr w:type="spellStart"/>
      <w:r w:rsidRPr="00C546BD">
        <w:rPr>
          <w:i/>
          <w:iCs/>
          <w:color w:val="000000"/>
          <w:szCs w:val="23"/>
        </w:rPr>
        <w:t>O</w:t>
      </w:r>
      <w:r w:rsidR="00C546BD" w:rsidRPr="00C546BD">
        <w:rPr>
          <w:i/>
          <w:iCs/>
          <w:color w:val="000000"/>
          <w:szCs w:val="23"/>
        </w:rPr>
        <w:t>ccurence</w:t>
      </w:r>
      <w:proofErr w:type="spellEnd"/>
      <w:r w:rsidRPr="00C546BD">
        <w:rPr>
          <w:i/>
          <w:iCs/>
          <w:color w:val="000000"/>
          <w:szCs w:val="23"/>
        </w:rPr>
        <w:t xml:space="preserve"> T</w:t>
      </w:r>
      <w:r w:rsidR="00C546BD" w:rsidRPr="00C546BD">
        <w:rPr>
          <w:i/>
          <w:iCs/>
          <w:color w:val="000000"/>
          <w:szCs w:val="23"/>
        </w:rPr>
        <w:t>hrough</w:t>
      </w:r>
      <w:r w:rsidRPr="00C546BD">
        <w:rPr>
          <w:i/>
          <w:iCs/>
          <w:color w:val="000000"/>
          <w:szCs w:val="23"/>
        </w:rPr>
        <w:t xml:space="preserve"> M</w:t>
      </w:r>
      <w:r w:rsidR="00C546BD" w:rsidRPr="00C546BD">
        <w:rPr>
          <w:i/>
          <w:iCs/>
          <w:color w:val="000000"/>
          <w:szCs w:val="23"/>
        </w:rPr>
        <w:t>achine</w:t>
      </w:r>
      <w:r w:rsidRPr="00C546BD">
        <w:rPr>
          <w:i/>
          <w:iCs/>
          <w:color w:val="000000"/>
          <w:szCs w:val="23"/>
        </w:rPr>
        <w:t xml:space="preserve"> L</w:t>
      </w:r>
      <w:commentRangeEnd w:id="63"/>
      <w:r w:rsidR="00C546BD" w:rsidRPr="00C546BD">
        <w:rPr>
          <w:i/>
          <w:iCs/>
          <w:color w:val="000000"/>
          <w:szCs w:val="23"/>
        </w:rPr>
        <w:t>earning</w:t>
      </w:r>
      <w:r w:rsidR="00C93D45" w:rsidRPr="00C546BD">
        <w:rPr>
          <w:rStyle w:val="CommentReference"/>
        </w:rPr>
        <w:commentReference w:id="63"/>
      </w:r>
      <w:r w:rsidRPr="00C546BD">
        <w:rPr>
          <w:i/>
          <w:iCs/>
          <w:color w:val="000000"/>
          <w:szCs w:val="23"/>
        </w:rPr>
        <w:t>.</w:t>
      </w:r>
      <w:r w:rsidRPr="00C546BD">
        <w:rPr>
          <w:color w:val="000000"/>
          <w:szCs w:val="23"/>
        </w:rPr>
        <w:t> </w:t>
      </w:r>
      <w:commentRangeStart w:id="64"/>
      <w:r w:rsidRPr="00C546BD">
        <w:rPr>
          <w:color w:val="000000"/>
          <w:szCs w:val="23"/>
        </w:rPr>
        <w:t>ResearchGate; unknown</w:t>
      </w:r>
      <w:commentRangeEnd w:id="64"/>
      <w:r w:rsidR="00C93D45" w:rsidRPr="00C546BD">
        <w:rPr>
          <w:rStyle w:val="CommentReference"/>
        </w:rPr>
        <w:commentReference w:id="64"/>
      </w:r>
      <w:r w:rsidRPr="00C546BD">
        <w:rPr>
          <w:color w:val="000000"/>
          <w:szCs w:val="23"/>
        </w:rPr>
        <w:t xml:space="preserve">. </w:t>
      </w:r>
      <w:hyperlink r:id="rId53" w:history="1">
        <w:r w:rsidRPr="00C546BD">
          <w:rPr>
            <w:rStyle w:val="Hyperlink"/>
            <w:szCs w:val="23"/>
          </w:rPr>
          <w:t>https://www.researchgate.net/publication/377331491_PEST_CLASSIFICATION_</w:t>
        </w:r>
        <w:r w:rsidRPr="00C546BD">
          <w:rPr>
            <w:rStyle w:val="Hyperlink"/>
            <w:szCs w:val="23"/>
          </w:rPr>
          <w:lastRenderedPageBreak/>
          <w:t>AND_PREDICTION_ANALYZING_THE_IMPACT_OF_WEATHER_TO_PEST_OCCURRENCE_THROUGH_MACHINE_LEARNING</w:t>
        </w:r>
      </w:hyperlink>
    </w:p>
    <w:p w14:paraId="5E0293E4" w14:textId="2FFFD402" w:rsidR="00C6105E" w:rsidRPr="00C546BD" w:rsidRDefault="00C6105E" w:rsidP="00D7442A">
      <w:pPr>
        <w:pStyle w:val="NormalWeb"/>
        <w:spacing w:before="0" w:beforeAutospacing="0" w:after="0" w:afterAutospacing="0" w:line="480" w:lineRule="auto"/>
        <w:ind w:left="600" w:hanging="600"/>
        <w:rPr>
          <w:color w:val="000000"/>
          <w:szCs w:val="23"/>
        </w:rPr>
      </w:pPr>
      <w:r w:rsidRPr="00C546BD">
        <w:rPr>
          <w:color w:val="000000"/>
          <w:szCs w:val="23"/>
        </w:rPr>
        <w:t>Umberger, W. (2024). </w:t>
      </w:r>
      <w:r w:rsidRPr="00C546BD">
        <w:rPr>
          <w:i/>
          <w:iCs/>
          <w:color w:val="000000"/>
          <w:szCs w:val="23"/>
        </w:rPr>
        <w:t>Demographic Trends: Implications for Future Food Demand</w:t>
      </w:r>
      <w:r w:rsidRPr="00C546BD">
        <w:rPr>
          <w:color w:val="000000"/>
          <w:szCs w:val="23"/>
        </w:rPr>
        <w:t xml:space="preserve">. Retrieved July 10, 2024, from </w:t>
      </w:r>
      <w:hyperlink r:id="rId54" w:anchor=":~:text=URL%3A%20https%3A%2F%2Fwww.kansascityfed.org%2Fdocuments%2F7023%2Fumberger" w:history="1">
        <w:r w:rsidRPr="00C546BD">
          <w:rPr>
            <w:rStyle w:val="Hyperlink"/>
            <w:szCs w:val="23"/>
          </w:rPr>
          <w:t>https://www.kansascityfed.org/documents/7023/umberger-paper.pdf</w:t>
        </w:r>
      </w:hyperlink>
    </w:p>
    <w:p w14:paraId="6F9241FC" w14:textId="2C9B546D" w:rsidR="00C6105E" w:rsidRPr="00C546BD" w:rsidRDefault="00C6105E" w:rsidP="00D7442A">
      <w:pPr>
        <w:pStyle w:val="NormalWeb"/>
        <w:spacing w:before="0" w:beforeAutospacing="0" w:after="0" w:afterAutospacing="0" w:line="480" w:lineRule="auto"/>
        <w:ind w:left="600" w:hanging="600"/>
        <w:rPr>
          <w:color w:val="000000"/>
          <w:szCs w:val="23"/>
        </w:rPr>
      </w:pPr>
      <w:r w:rsidRPr="00C546BD">
        <w:rPr>
          <w:color w:val="000000"/>
          <w:szCs w:val="23"/>
        </w:rPr>
        <w:t xml:space="preserve">Usharani </w:t>
      </w:r>
      <w:proofErr w:type="spellStart"/>
      <w:r w:rsidRPr="00C546BD">
        <w:rPr>
          <w:color w:val="000000"/>
          <w:szCs w:val="23"/>
        </w:rPr>
        <w:t>Bhimavarapu</w:t>
      </w:r>
      <w:proofErr w:type="spellEnd"/>
      <w:r w:rsidRPr="00C546BD">
        <w:rPr>
          <w:color w:val="000000"/>
          <w:szCs w:val="23"/>
        </w:rPr>
        <w:t xml:space="preserve">, Gopi </w:t>
      </w:r>
      <w:proofErr w:type="spellStart"/>
      <w:r w:rsidRPr="00C546BD">
        <w:rPr>
          <w:color w:val="000000"/>
          <w:szCs w:val="23"/>
        </w:rPr>
        <w:t>Battineni</w:t>
      </w:r>
      <w:proofErr w:type="spellEnd"/>
      <w:r w:rsidRPr="00C546BD">
        <w:rPr>
          <w:color w:val="000000"/>
          <w:szCs w:val="23"/>
        </w:rPr>
        <w:t xml:space="preserve">, &amp; Nalini </w:t>
      </w:r>
      <w:proofErr w:type="spellStart"/>
      <w:r w:rsidRPr="00C546BD">
        <w:rPr>
          <w:color w:val="000000"/>
          <w:szCs w:val="23"/>
        </w:rPr>
        <w:t>Chintalapudi</w:t>
      </w:r>
      <w:proofErr w:type="spellEnd"/>
      <w:r w:rsidRPr="00C546BD">
        <w:rPr>
          <w:color w:val="000000"/>
          <w:szCs w:val="23"/>
        </w:rPr>
        <w:t>. (2023). Improved Optimization Algorithm in LSTM to Predict Crop Yield</w:t>
      </w:r>
      <w:r w:rsidRPr="00C546BD">
        <w:rPr>
          <w:i/>
          <w:iCs/>
          <w:color w:val="000000"/>
          <w:szCs w:val="23"/>
        </w:rPr>
        <w:t>. Computers, 12</w:t>
      </w:r>
      <w:r w:rsidRPr="00C546BD">
        <w:rPr>
          <w:color w:val="000000"/>
          <w:szCs w:val="23"/>
        </w:rPr>
        <w:t xml:space="preserve">(1), 10–10. </w:t>
      </w:r>
      <w:hyperlink r:id="rId55" w:history="1">
        <w:r w:rsidRPr="00C546BD">
          <w:rPr>
            <w:rStyle w:val="Hyperlink"/>
            <w:szCs w:val="23"/>
          </w:rPr>
          <w:t>https://doi.org/10.3390/computers12010010</w:t>
        </w:r>
      </w:hyperlink>
    </w:p>
    <w:p w14:paraId="21EAB44C" w14:textId="69EF1D3D" w:rsidR="00C6105E" w:rsidRPr="00C546BD" w:rsidRDefault="00C6105E" w:rsidP="00D7442A">
      <w:pPr>
        <w:pStyle w:val="NormalWeb"/>
        <w:spacing w:before="0" w:beforeAutospacing="0" w:after="0" w:afterAutospacing="0" w:line="480" w:lineRule="auto"/>
        <w:ind w:left="600" w:hanging="600"/>
        <w:rPr>
          <w:rStyle w:val="Hyperlink"/>
          <w:szCs w:val="23"/>
        </w:rPr>
      </w:pPr>
      <w:r w:rsidRPr="00C546BD">
        <w:rPr>
          <w:color w:val="000000"/>
          <w:szCs w:val="23"/>
        </w:rPr>
        <w:t>Valera, H.G., Mayorga, J., Pede, V. O., &amp; Mishra, A. K. (2022</w:t>
      </w:r>
      <w:r w:rsidRPr="00C546BD">
        <w:rPr>
          <w:i/>
          <w:iCs/>
          <w:color w:val="000000"/>
          <w:szCs w:val="23"/>
        </w:rPr>
        <w:t xml:space="preserve">). </w:t>
      </w:r>
      <w:r w:rsidRPr="00C546BD">
        <w:rPr>
          <w:color w:val="000000"/>
          <w:szCs w:val="23"/>
        </w:rPr>
        <w:t>Estimating food demand and the impact of market shocks on food expenditures: The case for the Philippines and missing price data. </w:t>
      </w:r>
      <w:r w:rsidRPr="00C546BD">
        <w:rPr>
          <w:i/>
          <w:iCs/>
          <w:color w:val="000000"/>
          <w:szCs w:val="23"/>
        </w:rPr>
        <w:t>Q Open, 2</w:t>
      </w:r>
      <w:r w:rsidRPr="00C546BD">
        <w:rPr>
          <w:color w:val="000000"/>
          <w:szCs w:val="23"/>
        </w:rPr>
        <w:t xml:space="preserve">(2). </w:t>
      </w:r>
      <w:hyperlink r:id="rId56" w:history="1">
        <w:r w:rsidRPr="00C546BD">
          <w:rPr>
            <w:rStyle w:val="Hyperlink"/>
            <w:szCs w:val="23"/>
          </w:rPr>
          <w:t>https://doi.org/10.1093/qopen/qoac030</w:t>
        </w:r>
      </w:hyperlink>
    </w:p>
    <w:p w14:paraId="11016D97" w14:textId="1FECA2BB" w:rsidR="00C6105E" w:rsidRPr="00C546BD" w:rsidRDefault="00C6105E" w:rsidP="00D7442A">
      <w:pPr>
        <w:pStyle w:val="NormalWeb"/>
        <w:spacing w:before="0" w:beforeAutospacing="0" w:after="0" w:afterAutospacing="0" w:line="480" w:lineRule="auto"/>
        <w:ind w:left="600" w:hanging="600"/>
        <w:rPr>
          <w:rStyle w:val="Hyperlink"/>
          <w:szCs w:val="23"/>
        </w:rPr>
      </w:pPr>
      <w:r w:rsidRPr="00C546BD">
        <w:rPr>
          <w:color w:val="000000"/>
          <w:szCs w:val="23"/>
        </w:rPr>
        <w:t xml:space="preserve">Venkatesh, K., &amp; K. Jairam Naik. (2024). </w:t>
      </w:r>
      <w:r w:rsidRPr="00C546BD">
        <w:rPr>
          <w:i/>
          <w:iCs/>
          <w:color w:val="000000"/>
          <w:szCs w:val="23"/>
        </w:rPr>
        <w:t>An ensemble transfer learning for nutrient deficiency identification and yield-loss prediction in crops</w:t>
      </w:r>
      <w:r w:rsidRPr="00C546BD">
        <w:rPr>
          <w:color w:val="000000"/>
          <w:szCs w:val="23"/>
        </w:rPr>
        <w:t xml:space="preserve">. Multimedia Tools and Applications. </w:t>
      </w:r>
      <w:hyperlink r:id="rId57" w:history="1">
        <w:r w:rsidRPr="00C546BD">
          <w:rPr>
            <w:rStyle w:val="Hyperlink"/>
            <w:szCs w:val="23"/>
          </w:rPr>
          <w:t>https://doi.org/10.1007/s11042-024-18592-3</w:t>
        </w:r>
      </w:hyperlink>
    </w:p>
    <w:p w14:paraId="270DB175" w14:textId="535D9079" w:rsidR="00C6105E" w:rsidRPr="00C546BD" w:rsidRDefault="00C6105E" w:rsidP="00D7442A">
      <w:pPr>
        <w:pStyle w:val="NormalWeb"/>
        <w:spacing w:before="0" w:beforeAutospacing="0" w:after="0" w:afterAutospacing="0" w:line="480" w:lineRule="auto"/>
        <w:ind w:left="600" w:hanging="600"/>
        <w:rPr>
          <w:rStyle w:val="Hyperlink"/>
          <w:szCs w:val="23"/>
        </w:rPr>
      </w:pPr>
      <w:proofErr w:type="spellStart"/>
      <w:r w:rsidRPr="00C546BD">
        <w:rPr>
          <w:color w:val="000000"/>
          <w:szCs w:val="23"/>
        </w:rPr>
        <w:t>Vijayatai</w:t>
      </w:r>
      <w:proofErr w:type="spellEnd"/>
      <w:r w:rsidRPr="00C546BD">
        <w:rPr>
          <w:color w:val="000000"/>
          <w:szCs w:val="23"/>
        </w:rPr>
        <w:t xml:space="preserve"> </w:t>
      </w:r>
      <w:proofErr w:type="spellStart"/>
      <w:r w:rsidRPr="00C546BD">
        <w:rPr>
          <w:color w:val="000000"/>
          <w:szCs w:val="23"/>
        </w:rPr>
        <w:t>Hukare</w:t>
      </w:r>
      <w:proofErr w:type="spellEnd"/>
      <w:r w:rsidRPr="00C546BD">
        <w:rPr>
          <w:color w:val="000000"/>
          <w:szCs w:val="23"/>
        </w:rPr>
        <w:t>, Vidya Kumbhar, &amp; Shah, S. K. (2023</w:t>
      </w:r>
      <w:r w:rsidRPr="00C546BD">
        <w:rPr>
          <w:i/>
          <w:iCs/>
          <w:color w:val="000000"/>
          <w:szCs w:val="23"/>
        </w:rPr>
        <w:t xml:space="preserve">). </w:t>
      </w:r>
      <w:r w:rsidRPr="00C546BD">
        <w:rPr>
          <w:color w:val="000000"/>
          <w:szCs w:val="23"/>
        </w:rPr>
        <w:t>Machine Learning Methods for Crop Yield Prediction.</w:t>
      </w:r>
      <w:r w:rsidRPr="00C546BD">
        <w:rPr>
          <w:i/>
          <w:iCs/>
          <w:color w:val="000000"/>
          <w:szCs w:val="23"/>
        </w:rPr>
        <w:t> Communications in Computer and Information Science, 195</w:t>
      </w:r>
      <w:r w:rsidRPr="00C546BD">
        <w:rPr>
          <w:color w:val="000000"/>
          <w:szCs w:val="23"/>
        </w:rPr>
        <w:t xml:space="preserve">–209. </w:t>
      </w:r>
      <w:hyperlink r:id="rId58" w:history="1">
        <w:r w:rsidRPr="00C546BD">
          <w:rPr>
            <w:rStyle w:val="Hyperlink"/>
            <w:szCs w:val="23"/>
          </w:rPr>
          <w:t>https://doi.org/10.1007/978-3-031-43605-5_15</w:t>
        </w:r>
      </w:hyperlink>
    </w:p>
    <w:p w14:paraId="76A4F624" w14:textId="3183C24F" w:rsidR="00C6105E" w:rsidRPr="00C546BD" w:rsidRDefault="00C6105E" w:rsidP="00D7442A">
      <w:pPr>
        <w:pStyle w:val="NormalWeb"/>
        <w:spacing w:before="0" w:beforeAutospacing="0" w:after="0" w:afterAutospacing="0" w:line="480" w:lineRule="auto"/>
        <w:ind w:left="600" w:hanging="600"/>
        <w:rPr>
          <w:rStyle w:val="Hyperlink"/>
          <w:szCs w:val="23"/>
        </w:rPr>
      </w:pPr>
      <w:proofErr w:type="spellStart"/>
      <w:r w:rsidRPr="00C546BD">
        <w:rPr>
          <w:color w:val="000000"/>
          <w:szCs w:val="23"/>
        </w:rPr>
        <w:t>Vovsha</w:t>
      </w:r>
      <w:proofErr w:type="spellEnd"/>
      <w:r w:rsidRPr="00C546BD">
        <w:rPr>
          <w:color w:val="000000"/>
          <w:szCs w:val="23"/>
        </w:rPr>
        <w:t>, P. (2021). Comparison of Traditional Econometric Models and Machine Learning Methods in the Context of Travel Decision Making and Perspectives for Synergy</w:t>
      </w:r>
      <w:r w:rsidRPr="00C546BD">
        <w:rPr>
          <w:i/>
          <w:iCs/>
          <w:color w:val="000000"/>
          <w:szCs w:val="23"/>
        </w:rPr>
        <w:t>.</w:t>
      </w:r>
      <w:r w:rsidRPr="00C546BD">
        <w:rPr>
          <w:color w:val="000000"/>
          <w:szCs w:val="23"/>
        </w:rPr>
        <w:t> </w:t>
      </w:r>
      <w:r w:rsidRPr="00C546BD">
        <w:rPr>
          <w:i/>
          <w:iCs/>
          <w:color w:val="000000"/>
          <w:szCs w:val="23"/>
        </w:rPr>
        <w:t>Studies in Computational Intelligence, 177</w:t>
      </w:r>
      <w:r w:rsidRPr="00C546BD">
        <w:rPr>
          <w:color w:val="000000"/>
          <w:szCs w:val="23"/>
        </w:rPr>
        <w:t xml:space="preserve">–186. </w:t>
      </w:r>
      <w:hyperlink r:id="rId59" w:history="1">
        <w:r w:rsidRPr="00C546BD">
          <w:rPr>
            <w:rStyle w:val="Hyperlink"/>
            <w:szCs w:val="23"/>
          </w:rPr>
          <w:t>https://doi.org/10.1007/978-3-030-75583-6_18</w:t>
        </w:r>
      </w:hyperlink>
    </w:p>
    <w:p w14:paraId="20761B28" w14:textId="6DFC8F64" w:rsidR="00C6105E" w:rsidRPr="00C546BD" w:rsidRDefault="00C6105E" w:rsidP="00D7442A">
      <w:pPr>
        <w:pStyle w:val="NormalWeb"/>
        <w:spacing w:before="0" w:beforeAutospacing="0" w:after="0" w:afterAutospacing="0" w:line="480" w:lineRule="auto"/>
        <w:ind w:left="600" w:hanging="600"/>
        <w:rPr>
          <w:color w:val="000000"/>
          <w:szCs w:val="23"/>
        </w:rPr>
      </w:pPr>
      <w:r w:rsidRPr="00C546BD">
        <w:rPr>
          <w:color w:val="000000"/>
          <w:szCs w:val="23"/>
        </w:rPr>
        <w:t>Yang, X., Hua, Z., Li, L., Huo, X., &amp; Zhao, Z. (2024). Multi-source information fusion-driven corn yield prediction using the Random Forest from the perspective of Agricultural and Forestry Economic Management. </w:t>
      </w:r>
      <w:r w:rsidRPr="00C546BD">
        <w:rPr>
          <w:i/>
          <w:iCs/>
          <w:color w:val="000000"/>
          <w:szCs w:val="23"/>
        </w:rPr>
        <w:t>Scientific Reports, 14</w:t>
      </w:r>
      <w:r w:rsidRPr="00C546BD">
        <w:rPr>
          <w:color w:val="000000"/>
          <w:szCs w:val="23"/>
        </w:rPr>
        <w:t xml:space="preserve">(1), 4052. </w:t>
      </w:r>
      <w:hyperlink r:id="rId60" w:history="1">
        <w:r w:rsidRPr="00C546BD">
          <w:rPr>
            <w:rStyle w:val="Hyperlink"/>
            <w:szCs w:val="23"/>
          </w:rPr>
          <w:t>https://doi.org/10.1038/s41598-024-54354-9</w:t>
        </w:r>
      </w:hyperlink>
    </w:p>
    <w:p w14:paraId="0A7D6628" w14:textId="1D9F0DD7" w:rsidR="00EE0FA1" w:rsidRDefault="00906630" w:rsidP="00F575DB">
      <w:pPr>
        <w:spacing w:before="0" w:after="0"/>
        <w:ind w:left="600" w:hanging="600"/>
        <w:contextualSpacing w:val="0"/>
        <w:jc w:val="left"/>
        <w:rPr>
          <w:rStyle w:val="Hyperlink"/>
          <w:szCs w:val="23"/>
          <w:lang w:eastAsia="en-PH"/>
        </w:rPr>
      </w:pPr>
      <w:r w:rsidRPr="00C546BD">
        <w:rPr>
          <w:color w:val="000000"/>
          <w:szCs w:val="23"/>
          <w:lang w:eastAsia="en-PH"/>
        </w:rPr>
        <w:lastRenderedPageBreak/>
        <w:t>Zhou, Z.-H. (2021). Ensemble Learning</w:t>
      </w:r>
      <w:r w:rsidRPr="00C546BD">
        <w:rPr>
          <w:i/>
          <w:iCs/>
          <w:color w:val="000000"/>
          <w:szCs w:val="23"/>
          <w:lang w:eastAsia="en-PH"/>
        </w:rPr>
        <w:t xml:space="preserve">. Springer </w:t>
      </w:r>
      <w:proofErr w:type="spellStart"/>
      <w:r w:rsidRPr="00C546BD">
        <w:rPr>
          <w:i/>
          <w:iCs/>
          <w:color w:val="000000"/>
          <w:szCs w:val="23"/>
          <w:lang w:eastAsia="en-PH"/>
        </w:rPr>
        <w:t>EBooks</w:t>
      </w:r>
      <w:proofErr w:type="spellEnd"/>
      <w:r w:rsidRPr="00C546BD">
        <w:rPr>
          <w:i/>
          <w:iCs/>
          <w:color w:val="000000"/>
          <w:szCs w:val="23"/>
          <w:lang w:eastAsia="en-PH"/>
        </w:rPr>
        <w:t>, 181</w:t>
      </w:r>
      <w:r w:rsidRPr="00C546BD">
        <w:rPr>
          <w:color w:val="000000"/>
          <w:szCs w:val="23"/>
          <w:lang w:eastAsia="en-PH"/>
        </w:rPr>
        <w:t xml:space="preserve">–210. </w:t>
      </w:r>
      <w:commentRangeStart w:id="65"/>
      <w:r w:rsidRPr="00C546BD">
        <w:fldChar w:fldCharType="begin"/>
      </w:r>
      <w:r w:rsidRPr="00C546BD">
        <w:instrText>HYPERLINK "https://doi.org/10.1007/978-981-15-1967-3_8"</w:instrText>
      </w:r>
      <w:r w:rsidRPr="00C546BD">
        <w:fldChar w:fldCharType="separate"/>
      </w:r>
      <w:r w:rsidRPr="00C546BD">
        <w:rPr>
          <w:rStyle w:val="Hyperlink"/>
          <w:szCs w:val="23"/>
          <w:lang w:eastAsia="en-PH"/>
        </w:rPr>
        <w:t>https://doi.org/10.1007/978-981-15-1967-3_8</w:t>
      </w:r>
      <w:r w:rsidRPr="00C546BD">
        <w:rPr>
          <w:rStyle w:val="Hyperlink"/>
          <w:szCs w:val="23"/>
          <w:lang w:eastAsia="en-PH"/>
        </w:rPr>
        <w:fldChar w:fldCharType="end"/>
      </w:r>
      <w:commentRangeEnd w:id="65"/>
      <w:r w:rsidR="00D173D7" w:rsidRPr="00C546BD">
        <w:rPr>
          <w:rStyle w:val="CommentReference"/>
        </w:rPr>
        <w:commentReference w:id="65"/>
      </w:r>
    </w:p>
    <w:p w14:paraId="7CDF97C5" w14:textId="6C89BBEE" w:rsidR="009A29E5" w:rsidRDefault="009A29E5" w:rsidP="009A29E5">
      <w:pPr>
        <w:spacing w:before="0" w:after="0"/>
        <w:ind w:left="600" w:hanging="600"/>
        <w:contextualSpacing w:val="0"/>
        <w:jc w:val="left"/>
        <w:rPr>
          <w:color w:val="000000"/>
          <w:szCs w:val="23"/>
          <w:lang w:val="en-PH" w:eastAsia="en-PH"/>
        </w:rPr>
      </w:pPr>
      <w:r w:rsidRPr="009A29E5">
        <w:rPr>
          <w:color w:val="000000"/>
          <w:szCs w:val="23"/>
          <w:lang w:val="en-PH" w:eastAsia="en-PH"/>
        </w:rPr>
        <w:t>Ibañez, S. C., &amp; Monterola, C. P. (2023). A Global Forecasting Approach to Large-Scale Crop Production Prediction with Time Series Transformers. </w:t>
      </w:r>
      <w:r w:rsidRPr="009A29E5">
        <w:rPr>
          <w:i/>
          <w:iCs/>
          <w:color w:val="000000"/>
          <w:szCs w:val="23"/>
          <w:lang w:val="en-PH" w:eastAsia="en-PH"/>
        </w:rPr>
        <w:t>Agriculture</w:t>
      </w:r>
      <w:r w:rsidRPr="009A29E5">
        <w:rPr>
          <w:color w:val="000000"/>
          <w:szCs w:val="23"/>
          <w:lang w:val="en-PH" w:eastAsia="en-PH"/>
        </w:rPr>
        <w:t>, </w:t>
      </w:r>
      <w:r w:rsidRPr="009A29E5">
        <w:rPr>
          <w:i/>
          <w:iCs/>
          <w:color w:val="000000"/>
          <w:szCs w:val="23"/>
          <w:lang w:val="en-PH" w:eastAsia="en-PH"/>
        </w:rPr>
        <w:t>13</w:t>
      </w:r>
      <w:r w:rsidRPr="009A29E5">
        <w:rPr>
          <w:color w:val="000000"/>
          <w:szCs w:val="23"/>
          <w:lang w:val="en-PH" w:eastAsia="en-PH"/>
        </w:rPr>
        <w:t xml:space="preserve">(9), 1855–1855. </w:t>
      </w:r>
      <w:hyperlink r:id="rId61" w:history="1">
        <w:r w:rsidRPr="009A29E5">
          <w:rPr>
            <w:rStyle w:val="Hyperlink"/>
            <w:szCs w:val="23"/>
            <w:lang w:val="en-PH" w:eastAsia="en-PH"/>
          </w:rPr>
          <w:t>https://doi.org/10.3390/agriculture13091855</w:t>
        </w:r>
      </w:hyperlink>
    </w:p>
    <w:p w14:paraId="77BC9D24" w14:textId="4FDA6072" w:rsidR="009A29E5" w:rsidRDefault="00CD6C16" w:rsidP="009A29E5">
      <w:pPr>
        <w:spacing w:before="0" w:after="0"/>
        <w:ind w:left="600" w:hanging="600"/>
        <w:contextualSpacing w:val="0"/>
        <w:jc w:val="left"/>
        <w:rPr>
          <w:color w:val="000000"/>
          <w:szCs w:val="23"/>
          <w:lang w:val="en-PH" w:eastAsia="en-PH"/>
        </w:rPr>
      </w:pPr>
      <w:r w:rsidRPr="00CD6C16">
        <w:rPr>
          <w:color w:val="000000"/>
          <w:szCs w:val="23"/>
          <w:lang w:val="en-PH" w:eastAsia="en-PH"/>
        </w:rPr>
        <w:t xml:space="preserve">Philippine Statistics </w:t>
      </w:r>
      <w:proofErr w:type="gramStart"/>
      <w:r w:rsidRPr="00CD6C16">
        <w:rPr>
          <w:color w:val="000000"/>
          <w:szCs w:val="23"/>
          <w:lang w:val="en-PH" w:eastAsia="en-PH"/>
        </w:rPr>
        <w:t>Authority  (</w:t>
      </w:r>
      <w:proofErr w:type="gramEnd"/>
      <w:r w:rsidRPr="00CD6C16">
        <w:rPr>
          <w:color w:val="000000"/>
          <w:szCs w:val="23"/>
          <w:lang w:val="en-PH" w:eastAsia="en-PH"/>
        </w:rPr>
        <w:t>2024).</w:t>
      </w:r>
      <w:r>
        <w:rPr>
          <w:color w:val="000000"/>
          <w:szCs w:val="23"/>
          <w:lang w:val="en-PH" w:eastAsia="en-PH"/>
        </w:rPr>
        <w:t xml:space="preserve"> </w:t>
      </w:r>
      <w:r w:rsidR="009A29E5" w:rsidRPr="009A29E5">
        <w:rPr>
          <w:i/>
          <w:iCs/>
          <w:color w:val="000000"/>
          <w:szCs w:val="23"/>
          <w:lang w:val="en-PH" w:eastAsia="en-PH"/>
        </w:rPr>
        <w:t>Rice and Corn Situation and Outlook Reports</w:t>
      </w:r>
      <w:r>
        <w:rPr>
          <w:i/>
          <w:iCs/>
          <w:color w:val="000000"/>
          <w:szCs w:val="23"/>
          <w:lang w:val="en-PH" w:eastAsia="en-PH"/>
        </w:rPr>
        <w:t xml:space="preserve">. </w:t>
      </w:r>
      <w:r w:rsidR="009A29E5" w:rsidRPr="009A29E5">
        <w:rPr>
          <w:color w:val="000000"/>
          <w:szCs w:val="23"/>
          <w:lang w:val="en-PH" w:eastAsia="en-PH"/>
        </w:rPr>
        <w:t>P</w:t>
      </w:r>
      <w:r>
        <w:rPr>
          <w:color w:val="000000"/>
          <w:szCs w:val="23"/>
          <w:lang w:val="en-PH" w:eastAsia="en-PH"/>
        </w:rPr>
        <w:t>SA</w:t>
      </w:r>
      <w:r w:rsidR="009A29E5" w:rsidRPr="009A29E5">
        <w:rPr>
          <w:color w:val="000000"/>
          <w:szCs w:val="23"/>
          <w:lang w:val="en-PH" w:eastAsia="en-PH"/>
        </w:rPr>
        <w:t xml:space="preserve">.gov.ph. </w:t>
      </w:r>
      <w:hyperlink r:id="rId62" w:history="1">
        <w:r w:rsidR="009A29E5" w:rsidRPr="009A29E5">
          <w:rPr>
            <w:rStyle w:val="Hyperlink"/>
            <w:szCs w:val="23"/>
            <w:lang w:val="en-PH" w:eastAsia="en-PH"/>
          </w:rPr>
          <w:t>https://www.psa.gov.ph/content/rice-and-corn-situation-and-outlook-reports</w:t>
        </w:r>
      </w:hyperlink>
    </w:p>
    <w:p w14:paraId="06C413B4" w14:textId="443A7194" w:rsidR="009A29E5" w:rsidRDefault="009A29E5" w:rsidP="009A29E5">
      <w:pPr>
        <w:spacing w:before="0" w:after="0"/>
        <w:ind w:left="600" w:hanging="600"/>
        <w:contextualSpacing w:val="0"/>
        <w:jc w:val="left"/>
        <w:rPr>
          <w:rStyle w:val="Hyperlink"/>
          <w:szCs w:val="23"/>
          <w:lang w:val="en-PH" w:eastAsia="en-PH"/>
        </w:rPr>
      </w:pPr>
      <w:r w:rsidRPr="009A29E5">
        <w:rPr>
          <w:color w:val="000000"/>
          <w:szCs w:val="23"/>
          <w:lang w:val="en-PH" w:eastAsia="en-PH"/>
        </w:rPr>
        <w:t xml:space="preserve">Shin, H. (2021, February 10). </w:t>
      </w:r>
      <w:r w:rsidRPr="00CD6C16">
        <w:rPr>
          <w:i/>
          <w:iCs/>
          <w:color w:val="000000"/>
          <w:szCs w:val="23"/>
          <w:lang w:val="en-PH" w:eastAsia="en-PH"/>
        </w:rPr>
        <w:t xml:space="preserve">Council Post: Preparing For </w:t>
      </w:r>
      <w:proofErr w:type="gramStart"/>
      <w:r w:rsidRPr="00CD6C16">
        <w:rPr>
          <w:i/>
          <w:iCs/>
          <w:color w:val="000000"/>
          <w:szCs w:val="23"/>
          <w:lang w:val="en-PH" w:eastAsia="en-PH"/>
        </w:rPr>
        <w:t>The</w:t>
      </w:r>
      <w:proofErr w:type="gramEnd"/>
      <w:r w:rsidRPr="00CD6C16">
        <w:rPr>
          <w:i/>
          <w:iCs/>
          <w:color w:val="000000"/>
          <w:szCs w:val="23"/>
          <w:lang w:val="en-PH" w:eastAsia="en-PH"/>
        </w:rPr>
        <w:t xml:space="preserve"> Unpredictable In Food And Agriculture</w:t>
      </w:r>
      <w:r w:rsidRPr="009A29E5">
        <w:rPr>
          <w:color w:val="000000"/>
          <w:szCs w:val="23"/>
          <w:lang w:val="en-PH" w:eastAsia="en-PH"/>
        </w:rPr>
        <w:t>. </w:t>
      </w:r>
      <w:r w:rsidRPr="00CD6C16">
        <w:rPr>
          <w:color w:val="000000"/>
          <w:szCs w:val="23"/>
          <w:lang w:val="en-PH" w:eastAsia="en-PH"/>
        </w:rPr>
        <w:t>Forbes</w:t>
      </w:r>
      <w:r w:rsidRPr="009A29E5">
        <w:rPr>
          <w:color w:val="000000"/>
          <w:szCs w:val="23"/>
          <w:lang w:val="en-PH" w:eastAsia="en-PH"/>
        </w:rPr>
        <w:t xml:space="preserve">. </w:t>
      </w:r>
      <w:hyperlink r:id="rId63" w:history="1">
        <w:r w:rsidRPr="009A29E5">
          <w:rPr>
            <w:rStyle w:val="Hyperlink"/>
            <w:szCs w:val="23"/>
            <w:lang w:val="en-PH" w:eastAsia="en-PH"/>
          </w:rPr>
          <w:t>https://www.forbes.com/sites/forbesbusinessdevelopmentcouncil/2021/02/11/preparing-for-the-unpredictable-in-food-and-agriculture/</w:t>
        </w:r>
      </w:hyperlink>
    </w:p>
    <w:p w14:paraId="57966F87" w14:textId="2BBE4F97" w:rsidR="00A86139" w:rsidRPr="00A86139" w:rsidRDefault="00A86139" w:rsidP="00A86139">
      <w:pPr>
        <w:spacing w:before="0" w:after="0"/>
        <w:ind w:left="600" w:hanging="600"/>
        <w:contextualSpacing w:val="0"/>
        <w:jc w:val="left"/>
        <w:rPr>
          <w:color w:val="000000"/>
          <w:szCs w:val="23"/>
          <w:lang w:val="en-PH" w:eastAsia="en-PH"/>
        </w:rPr>
      </w:pPr>
      <w:r w:rsidRPr="00A86139">
        <w:rPr>
          <w:color w:val="000000"/>
          <w:szCs w:val="23"/>
          <w:lang w:val="en-PH" w:eastAsia="en-PH"/>
        </w:rPr>
        <w:t xml:space="preserve">Morales, A., &amp; Villalobos, F. J. (2023). Using machine learning for crop yield prediction in the past or the future. Frontiers in Plant Science, 14. </w:t>
      </w:r>
      <w:hyperlink r:id="rId64" w:history="1">
        <w:r w:rsidRPr="006F61F5">
          <w:rPr>
            <w:rStyle w:val="Hyperlink"/>
            <w:szCs w:val="23"/>
            <w:lang w:val="en-PH" w:eastAsia="en-PH"/>
          </w:rPr>
          <w:t>https://doi.org/10.3389/fpls.2023.1128388</w:t>
        </w:r>
      </w:hyperlink>
    </w:p>
    <w:p w14:paraId="75DAE946" w14:textId="10612966" w:rsidR="00A86139" w:rsidRPr="00A86139" w:rsidRDefault="00A86139" w:rsidP="00A86139">
      <w:pPr>
        <w:spacing w:before="0" w:after="0"/>
        <w:ind w:left="600" w:hanging="600"/>
        <w:contextualSpacing w:val="0"/>
        <w:jc w:val="left"/>
        <w:rPr>
          <w:color w:val="000000"/>
          <w:szCs w:val="23"/>
          <w:lang w:val="en-PH" w:eastAsia="en-PH"/>
        </w:rPr>
      </w:pPr>
      <w:r w:rsidRPr="00A86139">
        <w:rPr>
          <w:color w:val="000000"/>
          <w:szCs w:val="23"/>
          <w:lang w:val="en-PH" w:eastAsia="en-PH"/>
        </w:rPr>
        <w:t xml:space="preserve">‌D. M. P. W. Dissanayake, R. M. K. T. Rathnayake, &amp; L. L. Gihan Chathuranga. (2023). Crop Yield Forecasting using Machine Learning Techniques - A Systematic Literature Review. KDU Journal of Multidisciplinary Studies, 5(1), 54–65. </w:t>
      </w:r>
      <w:hyperlink r:id="rId65" w:history="1">
        <w:r w:rsidRPr="006F61F5">
          <w:rPr>
            <w:rStyle w:val="Hyperlink"/>
            <w:szCs w:val="23"/>
            <w:lang w:val="en-PH" w:eastAsia="en-PH"/>
          </w:rPr>
          <w:t>https://doi.org/10.4038/kjms.v5i1.62</w:t>
        </w:r>
      </w:hyperlink>
    </w:p>
    <w:p w14:paraId="6B4A07CE" w14:textId="05673185" w:rsidR="00A86139" w:rsidRPr="00A86139" w:rsidRDefault="00A86139" w:rsidP="00A86139">
      <w:pPr>
        <w:spacing w:before="0" w:after="0"/>
        <w:ind w:left="600" w:hanging="600"/>
        <w:contextualSpacing w:val="0"/>
        <w:jc w:val="left"/>
        <w:rPr>
          <w:color w:val="000000"/>
          <w:szCs w:val="23"/>
          <w:lang w:val="en-PH" w:eastAsia="en-PH"/>
        </w:rPr>
      </w:pPr>
      <w:r w:rsidRPr="00A86139">
        <w:rPr>
          <w:color w:val="000000"/>
          <w:szCs w:val="23"/>
          <w:lang w:val="en-PH" w:eastAsia="en-PH"/>
        </w:rPr>
        <w:t xml:space="preserve">‌Gera, R., &amp; Jain, A. (2023). Predicting Crop Yield in Smart Agriculture Using IoT and Machine Learning for Sustainable Development. Communications in Computer and Information Science, 64–76. </w:t>
      </w:r>
      <w:hyperlink r:id="rId66" w:history="1">
        <w:r w:rsidRPr="006F61F5">
          <w:rPr>
            <w:rStyle w:val="Hyperlink"/>
            <w:szCs w:val="23"/>
            <w:lang w:val="en-PH" w:eastAsia="en-PH"/>
          </w:rPr>
          <w:t>https://doi.org/10.1007/978-3-031-47055-4_6</w:t>
        </w:r>
      </w:hyperlink>
    </w:p>
    <w:p w14:paraId="0427A123" w14:textId="17BB4702" w:rsidR="00A86139" w:rsidRPr="00A86139" w:rsidRDefault="00A86139" w:rsidP="00A86139">
      <w:pPr>
        <w:spacing w:before="0" w:after="0"/>
        <w:ind w:left="600" w:hanging="600"/>
        <w:contextualSpacing w:val="0"/>
        <w:jc w:val="left"/>
        <w:rPr>
          <w:color w:val="000000"/>
          <w:szCs w:val="23"/>
          <w:lang w:val="en-PH" w:eastAsia="en-PH"/>
        </w:rPr>
      </w:pPr>
      <w:r w:rsidRPr="00A86139">
        <w:rPr>
          <w:color w:val="000000"/>
          <w:szCs w:val="23"/>
          <w:lang w:val="en-PH" w:eastAsia="en-PH"/>
        </w:rPr>
        <w:t xml:space="preserve">‌Hatfield, J. L., &amp; </w:t>
      </w:r>
      <w:proofErr w:type="spellStart"/>
      <w:r w:rsidRPr="00A86139">
        <w:rPr>
          <w:color w:val="000000"/>
          <w:szCs w:val="23"/>
          <w:lang w:val="en-PH" w:eastAsia="en-PH"/>
        </w:rPr>
        <w:t>Prueger</w:t>
      </w:r>
      <w:proofErr w:type="spellEnd"/>
      <w:r w:rsidRPr="00A86139">
        <w:rPr>
          <w:color w:val="000000"/>
          <w:szCs w:val="23"/>
          <w:lang w:val="en-PH" w:eastAsia="en-PH"/>
        </w:rPr>
        <w:t xml:space="preserve">, J. H. (2015). Temperature extremes: Effect on plant growth and development. Weather and Climate Extremes, 10, 4–10. </w:t>
      </w:r>
      <w:hyperlink r:id="rId67" w:history="1">
        <w:r w:rsidRPr="006F61F5">
          <w:rPr>
            <w:rStyle w:val="Hyperlink"/>
            <w:szCs w:val="23"/>
            <w:lang w:val="en-PH" w:eastAsia="en-PH"/>
          </w:rPr>
          <w:t>https://doi.org/10.1016/j.wace.2015.08.001</w:t>
        </w:r>
      </w:hyperlink>
    </w:p>
    <w:p w14:paraId="2C7A4F28" w14:textId="17839476" w:rsidR="00A86139" w:rsidRPr="00A86139" w:rsidRDefault="00A86139" w:rsidP="00A86139">
      <w:pPr>
        <w:spacing w:before="0" w:after="0"/>
        <w:ind w:left="600" w:hanging="600"/>
        <w:contextualSpacing w:val="0"/>
        <w:jc w:val="left"/>
        <w:rPr>
          <w:color w:val="000000"/>
          <w:szCs w:val="23"/>
          <w:lang w:val="en-PH" w:eastAsia="en-PH"/>
        </w:rPr>
      </w:pPr>
      <w:r w:rsidRPr="00A86139">
        <w:rPr>
          <w:color w:val="000000"/>
          <w:szCs w:val="23"/>
          <w:lang w:val="en-PH" w:eastAsia="en-PH"/>
        </w:rPr>
        <w:lastRenderedPageBreak/>
        <w:t xml:space="preserve">‌I. </w:t>
      </w:r>
      <w:proofErr w:type="spellStart"/>
      <w:r w:rsidRPr="00A86139">
        <w:rPr>
          <w:color w:val="000000"/>
          <w:szCs w:val="23"/>
          <w:lang w:val="en-PH" w:eastAsia="en-PH"/>
        </w:rPr>
        <w:t>Supit</w:t>
      </w:r>
      <w:proofErr w:type="spellEnd"/>
      <w:r w:rsidRPr="00A86139">
        <w:rPr>
          <w:color w:val="000000"/>
          <w:szCs w:val="23"/>
          <w:lang w:val="en-PH" w:eastAsia="en-PH"/>
        </w:rPr>
        <w:t xml:space="preserve">, C.A. van Diepen, Wit, A. J. W. de, Wolf, J., Kabat, P., Baruth, B., &amp; Ludwig, F. (2012). Assessing climate change effects on European crop yields using the Crop Growth Monitoring System and a weather generator. Agricultural and Forest Meteorology, 164, 96–111. </w:t>
      </w:r>
      <w:hyperlink r:id="rId68" w:history="1">
        <w:r w:rsidRPr="006F61F5">
          <w:rPr>
            <w:rStyle w:val="Hyperlink"/>
            <w:szCs w:val="23"/>
            <w:lang w:val="en-PH" w:eastAsia="en-PH"/>
          </w:rPr>
          <w:t>https://doi.org/10.1016/j.agrformet.2012.05.005</w:t>
        </w:r>
      </w:hyperlink>
    </w:p>
    <w:p w14:paraId="72EBD40B" w14:textId="61451E91" w:rsidR="00A86139" w:rsidRDefault="00A86139" w:rsidP="00A86139">
      <w:pPr>
        <w:spacing w:before="0" w:after="0"/>
        <w:ind w:left="600" w:hanging="600"/>
        <w:contextualSpacing w:val="0"/>
        <w:jc w:val="left"/>
        <w:rPr>
          <w:color w:val="000000"/>
          <w:szCs w:val="23"/>
          <w:lang w:val="en-PH" w:eastAsia="en-PH"/>
        </w:rPr>
      </w:pPr>
      <w:r w:rsidRPr="00A86139">
        <w:rPr>
          <w:color w:val="000000"/>
          <w:szCs w:val="23"/>
          <w:lang w:val="en-PH" w:eastAsia="en-PH"/>
        </w:rPr>
        <w:t xml:space="preserve">‌Wankhede, D. S. (2020). Analysis and Prediction of Soil Nutrients </w:t>
      </w:r>
      <w:proofErr w:type="spellStart"/>
      <w:proofErr w:type="gramStart"/>
      <w:r w:rsidRPr="00A86139">
        <w:rPr>
          <w:color w:val="000000"/>
          <w:szCs w:val="23"/>
          <w:lang w:val="en-PH" w:eastAsia="en-PH"/>
        </w:rPr>
        <w:t>pH,N</w:t>
      </w:r>
      <w:proofErr w:type="gramEnd"/>
      <w:r w:rsidRPr="00A86139">
        <w:rPr>
          <w:color w:val="000000"/>
          <w:szCs w:val="23"/>
          <w:lang w:val="en-PH" w:eastAsia="en-PH"/>
        </w:rPr>
        <w:t>,P,K</w:t>
      </w:r>
      <w:proofErr w:type="spellEnd"/>
      <w:r w:rsidRPr="00A86139">
        <w:rPr>
          <w:color w:val="000000"/>
          <w:szCs w:val="23"/>
          <w:lang w:val="en-PH" w:eastAsia="en-PH"/>
        </w:rPr>
        <w:t xml:space="preserve"> for Crop Using Machine Learning Classifier: A Review. EAI/Springer Innovations in Communication and Computing, 111–121. </w:t>
      </w:r>
      <w:hyperlink r:id="rId69" w:history="1">
        <w:r w:rsidRPr="006F61F5">
          <w:rPr>
            <w:rStyle w:val="Hyperlink"/>
            <w:szCs w:val="23"/>
            <w:lang w:val="en-PH" w:eastAsia="en-PH"/>
          </w:rPr>
          <w:t>https://doi.org/10.1007/978-3-030-49795-8_10</w:t>
        </w:r>
      </w:hyperlink>
    </w:p>
    <w:p w14:paraId="0192C97E" w14:textId="77777777" w:rsidR="00A86139" w:rsidRPr="00A86139" w:rsidRDefault="00A86139" w:rsidP="00A86139">
      <w:pPr>
        <w:spacing w:before="0" w:after="0"/>
        <w:ind w:left="600" w:hanging="600"/>
        <w:contextualSpacing w:val="0"/>
        <w:jc w:val="left"/>
        <w:rPr>
          <w:color w:val="000000"/>
          <w:szCs w:val="23"/>
          <w:lang w:val="en-PH" w:eastAsia="en-PH"/>
        </w:rPr>
      </w:pPr>
    </w:p>
    <w:p w14:paraId="5C32AA32" w14:textId="77777777" w:rsidR="00A86139" w:rsidRPr="00A86139" w:rsidRDefault="00A86139" w:rsidP="00A86139">
      <w:pPr>
        <w:spacing w:before="0" w:after="0"/>
        <w:ind w:left="600" w:hanging="600"/>
        <w:contextualSpacing w:val="0"/>
        <w:jc w:val="left"/>
        <w:rPr>
          <w:color w:val="000000"/>
          <w:szCs w:val="23"/>
          <w:lang w:val="en-PH" w:eastAsia="en-PH"/>
        </w:rPr>
      </w:pPr>
    </w:p>
    <w:p w14:paraId="1EB83847" w14:textId="77777777" w:rsidR="00A86139" w:rsidRPr="00A86139" w:rsidRDefault="00A86139" w:rsidP="00A86139">
      <w:pPr>
        <w:spacing w:before="0" w:after="0"/>
        <w:ind w:left="600" w:hanging="600"/>
        <w:contextualSpacing w:val="0"/>
        <w:jc w:val="left"/>
        <w:rPr>
          <w:color w:val="000000"/>
          <w:szCs w:val="23"/>
          <w:lang w:val="en-PH" w:eastAsia="en-PH"/>
        </w:rPr>
      </w:pPr>
    </w:p>
    <w:p w14:paraId="18FDB1E4" w14:textId="1C53B5CA" w:rsidR="00A86139" w:rsidRDefault="00A86139" w:rsidP="00A86139">
      <w:pPr>
        <w:spacing w:before="0" w:after="0"/>
        <w:ind w:left="600" w:hanging="600"/>
        <w:contextualSpacing w:val="0"/>
        <w:jc w:val="left"/>
        <w:rPr>
          <w:color w:val="000000"/>
          <w:szCs w:val="23"/>
          <w:lang w:val="en-PH" w:eastAsia="en-PH"/>
        </w:rPr>
      </w:pPr>
      <w:r w:rsidRPr="00A86139">
        <w:rPr>
          <w:color w:val="000000"/>
          <w:szCs w:val="23"/>
          <w:lang w:val="en-PH" w:eastAsia="en-PH"/>
        </w:rPr>
        <w:t>‌</w:t>
      </w:r>
    </w:p>
    <w:p w14:paraId="1017BB77" w14:textId="5A3B93D3" w:rsidR="001734D5" w:rsidRDefault="001734D5">
      <w:pPr>
        <w:contextualSpacing w:val="0"/>
        <w:rPr>
          <w:color w:val="000000"/>
          <w:szCs w:val="23"/>
          <w:lang w:val="en-PH" w:eastAsia="en-PH"/>
        </w:rPr>
      </w:pPr>
      <w:r>
        <w:rPr>
          <w:color w:val="000000"/>
          <w:szCs w:val="23"/>
          <w:lang w:val="en-PH" w:eastAsia="en-PH"/>
        </w:rPr>
        <w:br w:type="page"/>
      </w:r>
    </w:p>
    <w:p w14:paraId="3AA2FC0A" w14:textId="5151E239" w:rsidR="009A29E5" w:rsidRDefault="001734D5" w:rsidP="001734D5">
      <w:pPr>
        <w:pStyle w:val="Heading1"/>
        <w:rPr>
          <w:lang w:val="en-PH" w:eastAsia="en-PH"/>
        </w:rPr>
      </w:pPr>
      <w:r>
        <w:rPr>
          <w:lang w:val="en-PH" w:eastAsia="en-PH"/>
        </w:rPr>
        <w:lastRenderedPageBreak/>
        <w:t>Appendix A</w:t>
      </w:r>
      <w:r>
        <w:rPr>
          <w:lang w:val="en-PH" w:eastAsia="en-PH"/>
        </w:rPr>
        <w:br/>
        <w:t>CURRICULUM VITAE</w:t>
      </w:r>
    </w:p>
    <w:p w14:paraId="6696B533" w14:textId="1600FDE5" w:rsidR="009A29E5" w:rsidRPr="00742D1E" w:rsidRDefault="00742D1E" w:rsidP="00742D1E">
      <w:pPr>
        <w:ind w:firstLine="0"/>
        <w:rPr>
          <w:lang w:val="en-PH" w:eastAsia="en-PH"/>
        </w:rPr>
      </w:pPr>
      <w:r>
        <w:rPr>
          <w:noProof/>
          <w:color w:val="000000"/>
          <w:bdr w:val="none" w:sz="0" w:space="0" w:color="auto" w:frame="1"/>
        </w:rPr>
        <w:drawing>
          <wp:inline distT="0" distB="0" distL="0" distR="0" wp14:anchorId="4BF1CFD7" wp14:editId="35658931">
            <wp:extent cx="5274310" cy="7454900"/>
            <wp:effectExtent l="0" t="0" r="2540" b="0"/>
            <wp:docPr id="5092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7454900"/>
                    </a:xfrm>
                    <a:prstGeom prst="rect">
                      <a:avLst/>
                    </a:prstGeom>
                    <a:noFill/>
                    <a:ln>
                      <a:noFill/>
                    </a:ln>
                  </pic:spPr>
                </pic:pic>
              </a:graphicData>
            </a:graphic>
          </wp:inline>
        </w:drawing>
      </w:r>
    </w:p>
    <w:sectPr w:rsidR="009A29E5" w:rsidRPr="00742D1E" w:rsidSect="00A3638F">
      <w:pgSz w:w="11906" w:h="16838" w:code="9"/>
      <w:pgMar w:top="1440" w:right="1440" w:bottom="1440" w:left="1440" w:header="720" w:footer="720" w:gutter="72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Earl Peter Gangoso" w:date="2023-08-02T14:52:00Z" w:initials="EPG">
    <w:p w14:paraId="0098FA4A" w14:textId="77777777" w:rsidR="00400DBC" w:rsidRPr="00F12449" w:rsidRDefault="00400DBC">
      <w:pPr>
        <w:pStyle w:val="CommentText"/>
        <w:ind w:firstLine="0"/>
        <w:jc w:val="left"/>
      </w:pPr>
      <w:r w:rsidRPr="00F12449">
        <w:rPr>
          <w:rStyle w:val="CommentReference"/>
        </w:rPr>
        <w:annotationRef/>
      </w:r>
      <w:r w:rsidRPr="00F12449">
        <w:t>To print a Word document without comments or markup:</w:t>
      </w:r>
    </w:p>
    <w:p w14:paraId="07C6A55B" w14:textId="77777777" w:rsidR="00400DBC" w:rsidRPr="00F12449" w:rsidRDefault="00400DBC">
      <w:pPr>
        <w:pStyle w:val="CommentText"/>
        <w:ind w:firstLine="0"/>
        <w:jc w:val="left"/>
      </w:pPr>
      <w:r w:rsidRPr="00F12449">
        <w:t>1. Click the File tab.</w:t>
      </w:r>
    </w:p>
    <w:p w14:paraId="6AC23793" w14:textId="77777777" w:rsidR="00400DBC" w:rsidRPr="00F12449" w:rsidRDefault="00400DBC">
      <w:pPr>
        <w:pStyle w:val="CommentText"/>
        <w:ind w:firstLine="0"/>
        <w:jc w:val="left"/>
      </w:pPr>
      <w:r w:rsidRPr="00F12449">
        <w:t>2. Choose Print.</w:t>
      </w:r>
    </w:p>
    <w:p w14:paraId="37DAEB7D" w14:textId="77777777" w:rsidR="00400DBC" w:rsidRPr="00F12449" w:rsidRDefault="00400DBC">
      <w:pPr>
        <w:pStyle w:val="CommentText"/>
        <w:ind w:firstLine="0"/>
        <w:jc w:val="left"/>
      </w:pPr>
      <w:r w:rsidRPr="00F12449">
        <w:t>3. Select Print All Pages.</w:t>
      </w:r>
    </w:p>
    <w:p w14:paraId="7C02B206" w14:textId="77777777" w:rsidR="00400DBC" w:rsidRPr="00F12449" w:rsidRDefault="00400DBC">
      <w:pPr>
        <w:pStyle w:val="CommentText"/>
        <w:ind w:firstLine="0"/>
        <w:jc w:val="left"/>
      </w:pPr>
      <w:r w:rsidRPr="00F12449">
        <w:t>4. Uncheck Print Markup.</w:t>
      </w:r>
    </w:p>
  </w:comment>
  <w:comment w:id="6" w:author="Earl Peter Gangoso" w:date="2023-08-02T12:53:00Z" w:initials="EPG">
    <w:p w14:paraId="31A77FC3" w14:textId="1DFF5E2C" w:rsidR="00270B82" w:rsidRPr="00F12449" w:rsidRDefault="00270B82">
      <w:pPr>
        <w:pStyle w:val="CommentText"/>
        <w:ind w:firstLine="0"/>
        <w:jc w:val="left"/>
      </w:pPr>
      <w:r w:rsidRPr="00F12449">
        <w:rPr>
          <w:rStyle w:val="CommentReference"/>
        </w:rPr>
        <w:annotationRef/>
      </w:r>
      <w:r w:rsidRPr="00F12449">
        <w:t>First describe the general objective. There is usually only one, as it encompasses the entirety of an investigation or a project, and it is the primary goal of the entire research to be achieved. Finally, present in detail the results that are intended to be achieved through the investigation.</w:t>
      </w:r>
    </w:p>
  </w:comment>
  <w:comment w:id="8" w:author="Earl Peter Gangoso" w:date="2023-08-02T12:53:00Z" w:initials="EPG">
    <w:p w14:paraId="135D2E72" w14:textId="77777777" w:rsidR="00270B82" w:rsidRPr="00F12449" w:rsidRDefault="00270B82">
      <w:pPr>
        <w:pStyle w:val="CommentText"/>
        <w:ind w:firstLine="0"/>
        <w:jc w:val="left"/>
      </w:pPr>
      <w:r w:rsidRPr="00F12449">
        <w:rPr>
          <w:rStyle w:val="CommentReference"/>
        </w:rPr>
        <w:annotationRef/>
      </w:r>
      <w:r w:rsidRPr="00F12449">
        <w:t xml:space="preserve">This section is also known as the limitations of the study. When identifying the scope, you need to address not only the problem or issue that you want to study but the population that you want to examine. Who will you study when examining productivity? Are you interested in worker productivity, student productivity, or general productivity? What demographic do you want to examine? </w:t>
      </w:r>
    </w:p>
  </w:comment>
  <w:comment w:id="9" w:author="Elsie Lavezaris Dajao" w:date="2024-07-22T22:31:00Z" w:initials="ELD">
    <w:p w14:paraId="0A03ED15" w14:textId="77777777" w:rsidR="00C15236" w:rsidRPr="00F12449" w:rsidRDefault="00C15236" w:rsidP="00C15236">
      <w:pPr>
        <w:pStyle w:val="CommentText"/>
        <w:ind w:firstLine="0"/>
        <w:jc w:val="left"/>
      </w:pPr>
      <w:r w:rsidRPr="00F12449">
        <w:rPr>
          <w:rStyle w:val="CommentReference"/>
        </w:rPr>
        <w:annotationRef/>
      </w:r>
      <w:r w:rsidRPr="00F12449">
        <w:t xml:space="preserve">In addition, the following metrics will be utilized for evaluating the model's performance: R-squared (R²), Mean Absolute Error (MAE), and Root Mean Square Error (RMSE). </w:t>
      </w:r>
    </w:p>
  </w:comment>
  <w:comment w:id="11" w:author="Elsie Lavezaris Dajao" w:date="2024-07-22T22:34:00Z" w:initials="ELD">
    <w:p w14:paraId="53AAE37E" w14:textId="77777777" w:rsidR="00C15236" w:rsidRPr="00F12449" w:rsidRDefault="00C15236" w:rsidP="00C15236">
      <w:pPr>
        <w:pStyle w:val="CommentText"/>
        <w:ind w:firstLine="0"/>
        <w:jc w:val="left"/>
      </w:pPr>
      <w:r w:rsidRPr="00F12449">
        <w:rPr>
          <w:rStyle w:val="CommentReference"/>
        </w:rPr>
        <w:annotationRef/>
      </w:r>
      <w:r w:rsidRPr="00F12449">
        <w:t xml:space="preserve">...within a 10-year period onsidering historical data as well as the weather and socio-economic factors as the features of the inputs. </w:t>
      </w:r>
    </w:p>
  </w:comment>
  <w:comment w:id="18" w:author="Elsie Lavezaris Dajao" w:date="2024-07-22T22:41:00Z" w:initials="ELD">
    <w:p w14:paraId="51421D5F" w14:textId="77777777" w:rsidR="009F496A" w:rsidRPr="00F12449" w:rsidRDefault="009F496A" w:rsidP="009F496A">
      <w:pPr>
        <w:pStyle w:val="CommentText"/>
        <w:ind w:firstLine="0"/>
        <w:jc w:val="left"/>
      </w:pPr>
      <w:r w:rsidRPr="00F12449">
        <w:rPr>
          <w:rStyle w:val="CommentReference"/>
        </w:rPr>
        <w:annotationRef/>
      </w:r>
      <w:r w:rsidRPr="00F12449">
        <w:rPr>
          <w:i/>
          <w:iCs/>
        </w:rPr>
        <w:t>palay (</w:t>
      </w:r>
      <w:r w:rsidRPr="00F12449">
        <w:t xml:space="preserve"> in italics because this is a regionalistic term)</w:t>
      </w:r>
    </w:p>
  </w:comment>
  <w:comment w:id="20" w:author="Earl Peter Gangoso" w:date="2024-07-12T13:21:00Z" w:initials="EPG">
    <w:p w14:paraId="706DA6C4" w14:textId="77777777" w:rsidR="009F496A" w:rsidRPr="00F12449" w:rsidRDefault="009F496A" w:rsidP="009F496A">
      <w:pPr>
        <w:pStyle w:val="CommentText"/>
        <w:ind w:firstLine="0"/>
        <w:jc w:val="left"/>
      </w:pPr>
      <w:r w:rsidRPr="00F12449">
        <w:rPr>
          <w:rStyle w:val="CommentReference"/>
        </w:rPr>
        <w:annotationRef/>
      </w:r>
      <w:r w:rsidRPr="00F12449">
        <w:t>Please complete...</w:t>
      </w:r>
    </w:p>
  </w:comment>
  <w:comment w:id="22" w:author="Earl Peter Gangoso" w:date="2024-10-28T11:16:00Z" w:initials="EG">
    <w:p w14:paraId="39A3A491" w14:textId="77777777" w:rsidR="009F496A" w:rsidRDefault="009F496A" w:rsidP="009F496A">
      <w:pPr>
        <w:pStyle w:val="CommentText"/>
        <w:ind w:firstLine="0"/>
        <w:jc w:val="left"/>
      </w:pPr>
      <w:r>
        <w:rPr>
          <w:rStyle w:val="CommentReference"/>
        </w:rPr>
        <w:annotationRef/>
      </w:r>
      <w:r>
        <w:t>Why is this capitalized?</w:t>
      </w:r>
    </w:p>
  </w:comment>
  <w:comment w:id="58" w:author="Earl Peter Gangoso" w:date="2023-08-02T14:55:00Z" w:initials="EPG">
    <w:p w14:paraId="29BB0F89" w14:textId="635D7501" w:rsidR="003824EE" w:rsidRDefault="003824EE" w:rsidP="003824EE">
      <w:pPr>
        <w:pStyle w:val="CommentText"/>
        <w:ind w:firstLine="0"/>
        <w:jc w:val="left"/>
      </w:pPr>
      <w:r>
        <w:rPr>
          <w:rStyle w:val="CommentReference"/>
        </w:rPr>
        <w:annotationRef/>
      </w:r>
      <w:r>
        <w:t>The conclusion is the very last part of your thesis. Its main purposes are to:</w:t>
      </w:r>
    </w:p>
    <w:p w14:paraId="084FB0DF" w14:textId="77777777" w:rsidR="003824EE" w:rsidRDefault="003824EE" w:rsidP="003824EE">
      <w:pPr>
        <w:pStyle w:val="CommentText"/>
        <w:numPr>
          <w:ilvl w:val="0"/>
          <w:numId w:val="17"/>
        </w:numPr>
        <w:jc w:val="left"/>
      </w:pPr>
      <w:r>
        <w:t>Clearly state the answer to the main research objectives.</w:t>
      </w:r>
    </w:p>
    <w:p w14:paraId="74411407" w14:textId="77777777" w:rsidR="003824EE" w:rsidRDefault="003824EE" w:rsidP="003824EE">
      <w:pPr>
        <w:pStyle w:val="CommentText"/>
        <w:numPr>
          <w:ilvl w:val="0"/>
          <w:numId w:val="17"/>
        </w:numPr>
        <w:jc w:val="left"/>
      </w:pPr>
      <w:r>
        <w:t>Summarize and reflect on the research.</w:t>
      </w:r>
    </w:p>
    <w:p w14:paraId="7FAA5982" w14:textId="77777777" w:rsidR="003824EE" w:rsidRDefault="003824EE" w:rsidP="003824EE">
      <w:pPr>
        <w:pStyle w:val="CommentText"/>
        <w:numPr>
          <w:ilvl w:val="0"/>
          <w:numId w:val="17"/>
        </w:numPr>
        <w:jc w:val="left"/>
      </w:pPr>
      <w:r>
        <w:t>Show what new knowledge you have contributed.</w:t>
      </w:r>
    </w:p>
    <w:p w14:paraId="4538D1ED" w14:textId="77777777" w:rsidR="003824EE" w:rsidRDefault="003824EE" w:rsidP="003824EE">
      <w:pPr>
        <w:pStyle w:val="CommentText"/>
        <w:ind w:firstLine="0"/>
        <w:jc w:val="left"/>
      </w:pPr>
      <w:r>
        <w:t xml:space="preserve">[Source: </w:t>
      </w:r>
      <w:hyperlink r:id="rId1" w:history="1">
        <w:r w:rsidRPr="00D65376">
          <w:rPr>
            <w:rStyle w:val="Hyperlink"/>
          </w:rPr>
          <w:t>https://www.scribbr.com/dissertation/write-conclusion/</w:t>
        </w:r>
      </w:hyperlink>
      <w:r>
        <w:t>]</w:t>
      </w:r>
    </w:p>
  </w:comment>
  <w:comment w:id="59" w:author="Earl Peter Gangoso" w:date="2023-08-02T14:57:00Z" w:initials="EPG">
    <w:p w14:paraId="5948507B" w14:textId="77777777" w:rsidR="003824EE" w:rsidRDefault="003824EE" w:rsidP="003824EE">
      <w:pPr>
        <w:pStyle w:val="CommentText"/>
        <w:ind w:firstLine="0"/>
        <w:jc w:val="left"/>
      </w:pPr>
      <w:r>
        <w:rPr>
          <w:rStyle w:val="CommentReference"/>
        </w:rPr>
        <w:annotationRef/>
      </w:r>
      <w:r>
        <w:t>As you conduct your research and analyze the data you collected, perhaps there are ideas or results that don’t quite fit the scope of your research topic. Or, maybe your results suggest that there are further implications of your results or the causal relationships between previously-studied variables than covered in extant research.</w:t>
      </w:r>
    </w:p>
    <w:p w14:paraId="46447452" w14:textId="77777777" w:rsidR="003824EE" w:rsidRDefault="003824EE" w:rsidP="003824EE">
      <w:pPr>
        <w:pStyle w:val="CommentText"/>
        <w:ind w:firstLine="0"/>
        <w:jc w:val="left"/>
      </w:pPr>
    </w:p>
    <w:p w14:paraId="4B2F4E5F" w14:textId="77777777" w:rsidR="003824EE" w:rsidRDefault="003824EE" w:rsidP="003824EE">
      <w:pPr>
        <w:pStyle w:val="CommentText"/>
        <w:ind w:firstLine="0"/>
        <w:jc w:val="left"/>
      </w:pPr>
      <w:r>
        <w:t>Recommendations for future research should be:</w:t>
      </w:r>
    </w:p>
    <w:p w14:paraId="70DE7185" w14:textId="77777777" w:rsidR="003824EE" w:rsidRDefault="003824EE" w:rsidP="003824EE">
      <w:pPr>
        <w:pStyle w:val="CommentText"/>
        <w:numPr>
          <w:ilvl w:val="0"/>
          <w:numId w:val="18"/>
        </w:numPr>
        <w:jc w:val="left"/>
      </w:pPr>
      <w:r>
        <w:t>Concrete and specific</w:t>
      </w:r>
    </w:p>
    <w:p w14:paraId="20B5E172" w14:textId="77777777" w:rsidR="003824EE" w:rsidRDefault="003824EE" w:rsidP="003824EE">
      <w:pPr>
        <w:pStyle w:val="CommentText"/>
        <w:numPr>
          <w:ilvl w:val="0"/>
          <w:numId w:val="18"/>
        </w:numPr>
        <w:jc w:val="left"/>
      </w:pPr>
      <w:r>
        <w:t>Supported with a clear rationale</w:t>
      </w:r>
    </w:p>
    <w:p w14:paraId="7C969C11" w14:textId="77777777" w:rsidR="003824EE" w:rsidRDefault="003824EE" w:rsidP="003824EE">
      <w:pPr>
        <w:pStyle w:val="CommentText"/>
        <w:numPr>
          <w:ilvl w:val="0"/>
          <w:numId w:val="18"/>
        </w:numPr>
        <w:jc w:val="left"/>
      </w:pPr>
      <w:r>
        <w:t>Directly connected to your research</w:t>
      </w:r>
    </w:p>
    <w:p w14:paraId="38EE2738" w14:textId="77777777" w:rsidR="003824EE" w:rsidRDefault="003824EE" w:rsidP="003824EE">
      <w:pPr>
        <w:pStyle w:val="CommentText"/>
        <w:ind w:firstLine="0"/>
        <w:jc w:val="left"/>
      </w:pPr>
      <w:r>
        <w:t>Overall, strive to highlight ways other researchers can reproduce or replicate your results to draw further conclusions, and suggest different directions that future research can take, if applicable.</w:t>
      </w:r>
    </w:p>
    <w:p w14:paraId="236370AD" w14:textId="77777777" w:rsidR="003824EE" w:rsidRDefault="003824EE" w:rsidP="003824EE">
      <w:pPr>
        <w:pStyle w:val="CommentText"/>
        <w:ind w:firstLine="0"/>
        <w:jc w:val="left"/>
      </w:pPr>
    </w:p>
    <w:p w14:paraId="38E674D0" w14:textId="77777777" w:rsidR="003824EE" w:rsidRDefault="003824EE" w:rsidP="003824EE">
      <w:pPr>
        <w:pStyle w:val="CommentText"/>
        <w:ind w:firstLine="0"/>
        <w:jc w:val="left"/>
      </w:pPr>
      <w:r>
        <w:t xml:space="preserve">[Source: </w:t>
      </w:r>
      <w:hyperlink r:id="rId2" w:history="1">
        <w:r w:rsidRPr="009F6D14">
          <w:rPr>
            <w:rStyle w:val="Hyperlink"/>
          </w:rPr>
          <w:t>https://www.scribbr.com/dissertation/recommendations-in-research/</w:t>
        </w:r>
      </w:hyperlink>
      <w:r>
        <w:t>]</w:t>
      </w:r>
    </w:p>
  </w:comment>
  <w:comment w:id="60" w:author="Earl Peter Gangoso" w:date="2024-07-30T10:00:00Z" w:initials="EG">
    <w:p w14:paraId="4C3BE256" w14:textId="56F8F3BE" w:rsidR="006616FD" w:rsidRDefault="006616FD" w:rsidP="006616FD">
      <w:pPr>
        <w:pStyle w:val="CommentText"/>
        <w:ind w:firstLine="0"/>
        <w:jc w:val="left"/>
      </w:pPr>
      <w:r>
        <w:rPr>
          <w:rStyle w:val="CommentReference"/>
        </w:rPr>
        <w:annotationRef/>
      </w:r>
      <w:r>
        <w:t>Use APA7 journal format.</w:t>
      </w:r>
      <w:r>
        <w:br/>
      </w:r>
      <w:r>
        <w:br/>
      </w:r>
      <w:hyperlink r:id="rId3" w:history="1">
        <w:r w:rsidRPr="0086147A">
          <w:rPr>
            <w:rStyle w:val="Hyperlink"/>
          </w:rPr>
          <w:t>https://www.scribbr.com/citing-sources/cite-a-journal-article/</w:t>
        </w:r>
      </w:hyperlink>
    </w:p>
  </w:comment>
  <w:comment w:id="61" w:author="Earl Peter Gangoso" w:date="2024-07-30T10:00:00Z" w:initials="EG">
    <w:p w14:paraId="3465686C" w14:textId="77777777" w:rsidR="006616FD" w:rsidRDefault="006616FD" w:rsidP="006616FD">
      <w:pPr>
        <w:pStyle w:val="CommentText"/>
        <w:ind w:firstLine="0"/>
        <w:jc w:val="left"/>
      </w:pPr>
      <w:r>
        <w:rPr>
          <w:rStyle w:val="CommentReference"/>
        </w:rPr>
        <w:annotationRef/>
      </w:r>
      <w:r>
        <w:t>Use APA7 journal format.</w:t>
      </w:r>
      <w:r>
        <w:br/>
      </w:r>
      <w:r>
        <w:br/>
      </w:r>
      <w:hyperlink r:id="rId4" w:history="1">
        <w:r w:rsidRPr="00126304">
          <w:rPr>
            <w:rStyle w:val="Hyperlink"/>
          </w:rPr>
          <w:t>https://www.scribbr.com/citing-sources/cite-a-journal-article/</w:t>
        </w:r>
      </w:hyperlink>
    </w:p>
  </w:comment>
  <w:comment w:id="62" w:author="Earl Peter Gangoso" w:date="2024-07-30T10:00:00Z" w:initials="EG">
    <w:p w14:paraId="618A1081" w14:textId="77777777" w:rsidR="006616FD" w:rsidRDefault="006616FD" w:rsidP="006616FD">
      <w:pPr>
        <w:pStyle w:val="CommentText"/>
        <w:ind w:firstLine="0"/>
        <w:jc w:val="left"/>
      </w:pPr>
      <w:r>
        <w:rPr>
          <w:rStyle w:val="CommentReference"/>
        </w:rPr>
        <w:annotationRef/>
      </w:r>
      <w:r>
        <w:t>Use APA7 journal format.</w:t>
      </w:r>
      <w:r>
        <w:br/>
      </w:r>
      <w:r>
        <w:br/>
      </w:r>
      <w:hyperlink r:id="rId5" w:history="1">
        <w:r w:rsidRPr="001D2676">
          <w:rPr>
            <w:rStyle w:val="Hyperlink"/>
          </w:rPr>
          <w:t>https://www.scribbr.com/citing-sources/cite-a-journal-article/</w:t>
        </w:r>
      </w:hyperlink>
    </w:p>
  </w:comment>
  <w:comment w:id="63" w:author="Earl Peter Gangoso [2]" w:date="2024-07-16T08:19:00Z" w:initials="EG">
    <w:p w14:paraId="49C55CA2" w14:textId="496D11A5" w:rsidR="00C93D45" w:rsidRPr="00F12449" w:rsidRDefault="00C93D45" w:rsidP="00C93D45">
      <w:pPr>
        <w:pStyle w:val="CommentText"/>
        <w:ind w:firstLine="0"/>
        <w:jc w:val="left"/>
      </w:pPr>
      <w:r w:rsidRPr="00F12449">
        <w:rPr>
          <w:rStyle w:val="CommentReference"/>
        </w:rPr>
        <w:annotationRef/>
      </w:r>
      <w:r w:rsidRPr="00F12449">
        <w:t>Use Title Case, not all caps.</w:t>
      </w:r>
    </w:p>
  </w:comment>
  <w:comment w:id="64" w:author="Earl Peter Gangoso [2]" w:date="2024-07-16T08:19:00Z" w:initials="EG">
    <w:p w14:paraId="2F0C87C1" w14:textId="77777777" w:rsidR="00C93D45" w:rsidRPr="00F12449" w:rsidRDefault="00C93D45" w:rsidP="00C93D45">
      <w:pPr>
        <w:pStyle w:val="CommentText"/>
        <w:ind w:firstLine="0"/>
        <w:jc w:val="left"/>
      </w:pPr>
      <w:r w:rsidRPr="00F12449">
        <w:rPr>
          <w:rStyle w:val="CommentReference"/>
        </w:rPr>
        <w:annotationRef/>
      </w:r>
      <w:r w:rsidRPr="00F12449">
        <w:t xml:space="preserve">As I checked the link, the university is </w:t>
      </w:r>
      <w:r w:rsidRPr="00F12449">
        <w:rPr>
          <w:highlight w:val="white"/>
        </w:rPr>
        <w:t>West Visayas State University</w:t>
      </w:r>
      <w:r w:rsidRPr="00F12449">
        <w:t>.</w:t>
      </w:r>
    </w:p>
  </w:comment>
  <w:comment w:id="65" w:author="Elsie Lavezaris Dajao" w:date="2024-07-22T21:36:00Z" w:initials="ELD">
    <w:p w14:paraId="37170912" w14:textId="77777777" w:rsidR="00D173D7" w:rsidRDefault="00D173D7" w:rsidP="00D173D7">
      <w:pPr>
        <w:pStyle w:val="CommentText"/>
        <w:ind w:firstLine="0"/>
        <w:jc w:val="left"/>
      </w:pPr>
      <w:r w:rsidRPr="00F12449">
        <w:rPr>
          <w:rStyle w:val="CommentReference"/>
        </w:rPr>
        <w:annotationRef/>
      </w:r>
      <w:r w:rsidRPr="00F12449">
        <w:t>Please use the APA7th edition format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C02B206" w15:done="0"/>
  <w15:commentEx w15:paraId="31A77FC3" w15:done="1"/>
  <w15:commentEx w15:paraId="135D2E72" w15:done="0"/>
  <w15:commentEx w15:paraId="0A03ED15" w15:done="0"/>
  <w15:commentEx w15:paraId="53AAE37E" w15:done="0"/>
  <w15:commentEx w15:paraId="51421D5F" w15:done="1"/>
  <w15:commentEx w15:paraId="706DA6C4" w15:done="1"/>
  <w15:commentEx w15:paraId="39A3A491" w15:done="0"/>
  <w15:commentEx w15:paraId="4538D1ED" w15:done="0"/>
  <w15:commentEx w15:paraId="38E674D0" w15:done="0"/>
  <w15:commentEx w15:paraId="4C3BE256" w15:done="0"/>
  <w15:commentEx w15:paraId="3465686C" w15:done="0"/>
  <w15:commentEx w15:paraId="618A1081" w15:done="0"/>
  <w15:commentEx w15:paraId="49C55CA2" w15:done="0"/>
  <w15:commentEx w15:paraId="2F0C87C1" w15:done="0"/>
  <w15:commentEx w15:paraId="3717091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74EC18" w16cex:dateUtc="2023-08-02T06:52:00Z"/>
  <w16cex:commentExtensible w16cex:durableId="2874D03E" w16cex:dateUtc="2023-08-02T04:53:00Z"/>
  <w16cex:commentExtensible w16cex:durableId="2874D046" w16cex:dateUtc="2023-08-02T04:53:00Z">
    <w16cex:extLst>
      <w16:ext w16:uri="{CE6994B0-6A32-4C9F-8C6B-6E91EDA988CE}">
        <cr:reactions xmlns:cr="http://schemas.microsoft.com/office/comments/2020/reactions">
          <cr:reaction reactionType="1">
            <cr:reactionInfo dateUtc="2024-08-15T16:32:13Z">
              <cr:user userId="683bc3e88d68fea6" userProvider="Windows Live" userName="Harold Tacastacas"/>
            </cr:reactionInfo>
          </cr:reaction>
        </cr:reactions>
      </w16:ext>
    </w16cex:extLst>
  </w16cex:commentExtensible>
  <w16cex:commentExtensible w16cex:durableId="6FFB511D" w16cex:dateUtc="2024-07-22T14:31:00Z">
    <w16cex:extLst>
      <w16:ext w16:uri="{CE6994B0-6A32-4C9F-8C6B-6E91EDA988CE}">
        <cr:reactions xmlns:cr="http://schemas.microsoft.com/office/comments/2020/reactions">
          <cr:reaction reactionType="1">
            <cr:reactionInfo dateUtc="2024-07-30T02:31:18Z">
              <cr:user userId="683bc3e88d68fea6" userProvider="Windows Live" userName="Harold Tacastacas"/>
            </cr:reactionInfo>
          </cr:reaction>
        </cr:reactions>
      </w16:ext>
    </w16cex:extLst>
  </w16cex:commentExtensible>
  <w16cex:commentExtensible w16cex:durableId="00B435CD" w16cex:dateUtc="2024-07-22T14:34:00Z">
    <w16cex:extLst>
      <w16:ext w16:uri="{CE6994B0-6A32-4C9F-8C6B-6E91EDA988CE}">
        <cr:reactions xmlns:cr="http://schemas.microsoft.com/office/comments/2020/reactions">
          <cr:reaction reactionType="1">
            <cr:reactionInfo dateUtc="2024-07-30T02:31:15Z">
              <cr:user userId="683bc3e88d68fea6" userProvider="Windows Live" userName="Harold Tacastacas"/>
            </cr:reactionInfo>
          </cr:reaction>
        </cr:reactions>
      </w16:ext>
    </w16cex:extLst>
  </w16cex:commentExtensible>
  <w16cex:commentExtensible w16cex:durableId="7C7837B9" w16cex:dateUtc="2024-07-22T14:41:00Z">
    <w16cex:extLst>
      <w16:ext w16:uri="{CE6994B0-6A32-4C9F-8C6B-6E91EDA988CE}">
        <cr:reactions xmlns:cr="http://schemas.microsoft.com/office/comments/2020/reactions">
          <cr:reaction reactionType="1">
            <cr:reactionInfo dateUtc="2024-07-30T02:36:10Z">
              <cr:user userId="683bc3e88d68fea6" userProvider="Windows Live" userName="Harold Tacastacas"/>
            </cr:reactionInfo>
          </cr:reaction>
        </cr:reactions>
      </w16:ext>
    </w16cex:extLst>
  </w16cex:commentExtensible>
  <w16cex:commentExtensible w16cex:durableId="744ED42D" w16cex:dateUtc="2024-07-12T05:21:00Z"/>
  <w16cex:commentExtensible w16cex:durableId="4BF27C41" w16cex:dateUtc="2024-10-28T03:16:00Z"/>
  <w16cex:commentExtensible w16cex:durableId="2874ECE9" w16cex:dateUtc="2023-08-02T06:55:00Z"/>
  <w16cex:commentExtensible w16cex:durableId="2874ED6E" w16cex:dateUtc="2023-08-02T06:57:00Z"/>
  <w16cex:commentExtensible w16cex:durableId="36C87A4F" w16cex:dateUtc="2024-07-30T02:00:00Z">
    <w16cex:extLst>
      <w16:ext w16:uri="{CE6994B0-6A32-4C9F-8C6B-6E91EDA988CE}">
        <cr:reactions xmlns:cr="http://schemas.microsoft.com/office/comments/2020/reactions">
          <cr:reaction reactionType="1">
            <cr:reactionInfo dateUtc="2024-08-08T10:19:04Z">
              <cr:user userId="683bc3e88d68fea6" userProvider="Windows Live" userName="Harold Tacastacas"/>
            </cr:reactionInfo>
          </cr:reaction>
        </cr:reactions>
      </w16:ext>
    </w16cex:extLst>
  </w16cex:commentExtensible>
  <w16cex:commentExtensible w16cex:durableId="179778DC" w16cex:dateUtc="2024-07-30T02:00:00Z">
    <w16cex:extLst>
      <w16:ext w16:uri="{CE6994B0-6A32-4C9F-8C6B-6E91EDA988CE}">
        <cr:reactions xmlns:cr="http://schemas.microsoft.com/office/comments/2020/reactions">
          <cr:reaction reactionType="1">
            <cr:reactionInfo dateUtc="2024-08-08T10:19:03Z">
              <cr:user userId="683bc3e88d68fea6" userProvider="Windows Live" userName="Harold Tacastacas"/>
            </cr:reactionInfo>
          </cr:reaction>
        </cr:reactions>
      </w16:ext>
    </w16cex:extLst>
  </w16cex:commentExtensible>
  <w16cex:commentExtensible w16cex:durableId="02721D3D" w16cex:dateUtc="2024-07-30T02:00:00Z">
    <w16cex:extLst>
      <w16:ext w16:uri="{CE6994B0-6A32-4C9F-8C6B-6E91EDA988CE}">
        <cr:reactions xmlns:cr="http://schemas.microsoft.com/office/comments/2020/reactions">
          <cr:reaction reactionType="1">
            <cr:reactionInfo dateUtc="2024-08-08T10:18:58Z">
              <cr:user userId="683bc3e88d68fea6" userProvider="Windows Live" userName="Harold Tacastacas"/>
            </cr:reactionInfo>
          </cr:reaction>
        </cr:reactions>
      </w16:ext>
    </w16cex:extLst>
  </w16cex:commentExtensible>
  <w16cex:commentExtensible w16cex:durableId="2C92F2C3" w16cex:dateUtc="2024-07-16T00:19:00Z">
    <w16cex:extLst>
      <w16:ext w16:uri="{CE6994B0-6A32-4C9F-8C6B-6E91EDA988CE}">
        <cr:reactions xmlns:cr="http://schemas.microsoft.com/office/comments/2020/reactions">
          <cr:reaction reactionType="1">
            <cr:reactionInfo dateUtc="2024-08-08T10:18:34Z">
              <cr:user userId="683bc3e88d68fea6" userProvider="Windows Live" userName="Harold Tacastacas"/>
            </cr:reactionInfo>
          </cr:reaction>
        </cr:reactions>
      </w16:ext>
    </w16cex:extLst>
  </w16cex:commentExtensible>
  <w16cex:commentExtensible w16cex:durableId="0E0E8FAE" w16cex:dateUtc="2024-07-16T00:19:00Z"/>
  <w16cex:commentExtensible w16cex:durableId="76A1F5E3" w16cex:dateUtc="2024-07-22T1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02B206" w16cid:durableId="2874EC18"/>
  <w16cid:commentId w16cid:paraId="31A77FC3" w16cid:durableId="2874D03E"/>
  <w16cid:commentId w16cid:paraId="135D2E72" w16cid:durableId="2874D046"/>
  <w16cid:commentId w16cid:paraId="0A03ED15" w16cid:durableId="6FFB511D"/>
  <w16cid:commentId w16cid:paraId="53AAE37E" w16cid:durableId="00B435CD"/>
  <w16cid:commentId w16cid:paraId="51421D5F" w16cid:durableId="7C7837B9"/>
  <w16cid:commentId w16cid:paraId="706DA6C4" w16cid:durableId="744ED42D"/>
  <w16cid:commentId w16cid:paraId="39A3A491" w16cid:durableId="4BF27C41"/>
  <w16cid:commentId w16cid:paraId="4538D1ED" w16cid:durableId="2874ECE9"/>
  <w16cid:commentId w16cid:paraId="38E674D0" w16cid:durableId="2874ED6E"/>
  <w16cid:commentId w16cid:paraId="4C3BE256" w16cid:durableId="36C87A4F"/>
  <w16cid:commentId w16cid:paraId="3465686C" w16cid:durableId="179778DC"/>
  <w16cid:commentId w16cid:paraId="618A1081" w16cid:durableId="02721D3D"/>
  <w16cid:commentId w16cid:paraId="49C55CA2" w16cid:durableId="2C92F2C3"/>
  <w16cid:commentId w16cid:paraId="2F0C87C1" w16cid:durableId="0E0E8FAE"/>
  <w16cid:commentId w16cid:paraId="37170912" w16cid:durableId="76A1F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9F5B16" w14:textId="77777777" w:rsidR="00FD353A" w:rsidRPr="00F12449" w:rsidRDefault="00FD353A">
      <w:pPr>
        <w:spacing w:before="0" w:after="0" w:line="240" w:lineRule="auto"/>
      </w:pPr>
      <w:r w:rsidRPr="00F12449">
        <w:separator/>
      </w:r>
    </w:p>
  </w:endnote>
  <w:endnote w:type="continuationSeparator" w:id="0">
    <w:p w14:paraId="0D996F48" w14:textId="77777777" w:rsidR="00FD353A" w:rsidRPr="00F12449" w:rsidRDefault="00FD353A">
      <w:pPr>
        <w:spacing w:before="0" w:after="0" w:line="240" w:lineRule="auto"/>
      </w:pPr>
      <w:r w:rsidRPr="00F1244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68D11" w14:textId="53346E6B" w:rsidR="006B5527" w:rsidRPr="00F12449" w:rsidRDefault="006B5527" w:rsidP="006B552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B420E1" w14:textId="77777777" w:rsidR="00FD353A" w:rsidRPr="00F12449" w:rsidRDefault="00FD353A">
      <w:pPr>
        <w:spacing w:before="0" w:after="0" w:line="240" w:lineRule="auto"/>
      </w:pPr>
      <w:r w:rsidRPr="00F12449">
        <w:separator/>
      </w:r>
    </w:p>
  </w:footnote>
  <w:footnote w:type="continuationSeparator" w:id="0">
    <w:p w14:paraId="45F11D4E" w14:textId="77777777" w:rsidR="00FD353A" w:rsidRPr="00F12449" w:rsidRDefault="00FD353A">
      <w:pPr>
        <w:spacing w:before="0" w:after="0" w:line="240" w:lineRule="auto"/>
      </w:pPr>
      <w:r w:rsidRPr="00F1244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5122776"/>
      <w:docPartObj>
        <w:docPartGallery w:val="Page Numbers (Top of Page)"/>
        <w:docPartUnique/>
      </w:docPartObj>
    </w:sdtPr>
    <w:sdtContent>
      <w:p w14:paraId="48D870F2" w14:textId="77777777" w:rsidR="00DC5785" w:rsidRPr="00F12449" w:rsidRDefault="00DC5785">
        <w:pPr>
          <w:pStyle w:val="Header"/>
          <w:jc w:val="right"/>
        </w:pPr>
        <w:r w:rsidRPr="00F12449">
          <w:fldChar w:fldCharType="begin"/>
        </w:r>
        <w:r w:rsidRPr="00F12449">
          <w:instrText xml:space="preserve"> PAGE   \* MERGEFORMAT </w:instrText>
        </w:r>
        <w:r w:rsidRPr="00F12449">
          <w:fldChar w:fldCharType="separate"/>
        </w:r>
        <w:r w:rsidRPr="00F12449">
          <w:t>2</w:t>
        </w:r>
        <w:r w:rsidRPr="00F12449">
          <w:fldChar w:fldCharType="end"/>
        </w:r>
      </w:p>
    </w:sdtContent>
  </w:sdt>
  <w:p w14:paraId="3271C630" w14:textId="77777777" w:rsidR="00DC5785" w:rsidRPr="00F12449" w:rsidRDefault="00DC57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858070"/>
      <w:docPartObj>
        <w:docPartGallery w:val="Page Numbers (Top of Page)"/>
        <w:docPartUnique/>
      </w:docPartObj>
    </w:sdtPr>
    <w:sdtContent>
      <w:p w14:paraId="72FF18C0" w14:textId="77777777" w:rsidR="00DC5785" w:rsidRPr="00F12449" w:rsidRDefault="00DC5785">
        <w:pPr>
          <w:pStyle w:val="Header"/>
          <w:jc w:val="right"/>
        </w:pPr>
        <w:r w:rsidRPr="00F12449">
          <w:fldChar w:fldCharType="begin"/>
        </w:r>
        <w:r w:rsidRPr="00F12449">
          <w:instrText xml:space="preserve"> PAGE   \* MERGEFORMAT </w:instrText>
        </w:r>
        <w:r w:rsidRPr="00F12449">
          <w:fldChar w:fldCharType="separate"/>
        </w:r>
        <w:r w:rsidRPr="00F12449">
          <w:t>2</w:t>
        </w:r>
        <w:r w:rsidRPr="00F12449">
          <w:fldChar w:fldCharType="end"/>
        </w:r>
      </w:p>
    </w:sdtContent>
  </w:sdt>
  <w:p w14:paraId="3F658153" w14:textId="77777777" w:rsidR="00DC5785" w:rsidRPr="00F12449" w:rsidRDefault="00DC57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4524C"/>
    <w:multiLevelType w:val="hybridMultilevel"/>
    <w:tmpl w:val="FE747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57624F"/>
    <w:multiLevelType w:val="hybridMultilevel"/>
    <w:tmpl w:val="9D460D3E"/>
    <w:lvl w:ilvl="0" w:tplc="F34676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1E346A"/>
    <w:multiLevelType w:val="hybridMultilevel"/>
    <w:tmpl w:val="21D693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9E1073"/>
    <w:multiLevelType w:val="multilevel"/>
    <w:tmpl w:val="5FCA1C7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0D801D3F"/>
    <w:multiLevelType w:val="hybridMultilevel"/>
    <w:tmpl w:val="769489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F1397D"/>
    <w:multiLevelType w:val="hybridMultilevel"/>
    <w:tmpl w:val="7D70C916"/>
    <w:lvl w:ilvl="0" w:tplc="CD2C9CAC">
      <w:start w:val="1"/>
      <w:numFmt w:val="bullet"/>
      <w:lvlText w:val=""/>
      <w:lvlJc w:val="left"/>
      <w:pPr>
        <w:ind w:left="720" w:hanging="360"/>
      </w:pPr>
      <w:rPr>
        <w:rFonts w:ascii="Symbol" w:hAnsi="Symbol"/>
      </w:rPr>
    </w:lvl>
    <w:lvl w:ilvl="1" w:tplc="0936BBCC">
      <w:start w:val="1"/>
      <w:numFmt w:val="bullet"/>
      <w:lvlText w:val=""/>
      <w:lvlJc w:val="left"/>
      <w:pPr>
        <w:ind w:left="720" w:hanging="360"/>
      </w:pPr>
      <w:rPr>
        <w:rFonts w:ascii="Symbol" w:hAnsi="Symbol"/>
      </w:rPr>
    </w:lvl>
    <w:lvl w:ilvl="2" w:tplc="09F685F4">
      <w:start w:val="1"/>
      <w:numFmt w:val="bullet"/>
      <w:lvlText w:val=""/>
      <w:lvlJc w:val="left"/>
      <w:pPr>
        <w:ind w:left="720" w:hanging="360"/>
      </w:pPr>
      <w:rPr>
        <w:rFonts w:ascii="Symbol" w:hAnsi="Symbol"/>
      </w:rPr>
    </w:lvl>
    <w:lvl w:ilvl="3" w:tplc="6BEA6748">
      <w:start w:val="1"/>
      <w:numFmt w:val="bullet"/>
      <w:lvlText w:val=""/>
      <w:lvlJc w:val="left"/>
      <w:pPr>
        <w:ind w:left="720" w:hanging="360"/>
      </w:pPr>
      <w:rPr>
        <w:rFonts w:ascii="Symbol" w:hAnsi="Symbol"/>
      </w:rPr>
    </w:lvl>
    <w:lvl w:ilvl="4" w:tplc="CCEC38FE">
      <w:start w:val="1"/>
      <w:numFmt w:val="bullet"/>
      <w:lvlText w:val=""/>
      <w:lvlJc w:val="left"/>
      <w:pPr>
        <w:ind w:left="720" w:hanging="360"/>
      </w:pPr>
      <w:rPr>
        <w:rFonts w:ascii="Symbol" w:hAnsi="Symbol"/>
      </w:rPr>
    </w:lvl>
    <w:lvl w:ilvl="5" w:tplc="CD2A62CE">
      <w:start w:val="1"/>
      <w:numFmt w:val="bullet"/>
      <w:lvlText w:val=""/>
      <w:lvlJc w:val="left"/>
      <w:pPr>
        <w:ind w:left="720" w:hanging="360"/>
      </w:pPr>
      <w:rPr>
        <w:rFonts w:ascii="Symbol" w:hAnsi="Symbol"/>
      </w:rPr>
    </w:lvl>
    <w:lvl w:ilvl="6" w:tplc="EA90447C">
      <w:start w:val="1"/>
      <w:numFmt w:val="bullet"/>
      <w:lvlText w:val=""/>
      <w:lvlJc w:val="left"/>
      <w:pPr>
        <w:ind w:left="720" w:hanging="360"/>
      </w:pPr>
      <w:rPr>
        <w:rFonts w:ascii="Symbol" w:hAnsi="Symbol"/>
      </w:rPr>
    </w:lvl>
    <w:lvl w:ilvl="7" w:tplc="9B3005F2">
      <w:start w:val="1"/>
      <w:numFmt w:val="bullet"/>
      <w:lvlText w:val=""/>
      <w:lvlJc w:val="left"/>
      <w:pPr>
        <w:ind w:left="720" w:hanging="360"/>
      </w:pPr>
      <w:rPr>
        <w:rFonts w:ascii="Symbol" w:hAnsi="Symbol"/>
      </w:rPr>
    </w:lvl>
    <w:lvl w:ilvl="8" w:tplc="5C9C421C">
      <w:start w:val="1"/>
      <w:numFmt w:val="bullet"/>
      <w:lvlText w:val=""/>
      <w:lvlJc w:val="left"/>
      <w:pPr>
        <w:ind w:left="720" w:hanging="360"/>
      </w:pPr>
      <w:rPr>
        <w:rFonts w:ascii="Symbol" w:hAnsi="Symbol"/>
      </w:rPr>
    </w:lvl>
  </w:abstractNum>
  <w:abstractNum w:abstractNumId="6" w15:restartNumberingAfterBreak="0">
    <w:nsid w:val="11A232CC"/>
    <w:multiLevelType w:val="hybridMultilevel"/>
    <w:tmpl w:val="D1AEAB06"/>
    <w:lvl w:ilvl="0" w:tplc="922ABC66">
      <w:start w:val="1"/>
      <w:numFmt w:val="bullet"/>
      <w:lvlText w:val=""/>
      <w:lvlJc w:val="left"/>
      <w:pPr>
        <w:ind w:left="720" w:hanging="360"/>
      </w:pPr>
      <w:rPr>
        <w:rFonts w:ascii="Symbol" w:hAnsi="Symbol"/>
      </w:rPr>
    </w:lvl>
    <w:lvl w:ilvl="1" w:tplc="3B9AD6A2">
      <w:start w:val="1"/>
      <w:numFmt w:val="bullet"/>
      <w:lvlText w:val=""/>
      <w:lvlJc w:val="left"/>
      <w:pPr>
        <w:ind w:left="720" w:hanging="360"/>
      </w:pPr>
      <w:rPr>
        <w:rFonts w:ascii="Symbol" w:hAnsi="Symbol"/>
      </w:rPr>
    </w:lvl>
    <w:lvl w:ilvl="2" w:tplc="96C0DFC4">
      <w:start w:val="1"/>
      <w:numFmt w:val="bullet"/>
      <w:lvlText w:val=""/>
      <w:lvlJc w:val="left"/>
      <w:pPr>
        <w:ind w:left="720" w:hanging="360"/>
      </w:pPr>
      <w:rPr>
        <w:rFonts w:ascii="Symbol" w:hAnsi="Symbol"/>
      </w:rPr>
    </w:lvl>
    <w:lvl w:ilvl="3" w:tplc="EEA4CAAA">
      <w:start w:val="1"/>
      <w:numFmt w:val="bullet"/>
      <w:lvlText w:val=""/>
      <w:lvlJc w:val="left"/>
      <w:pPr>
        <w:ind w:left="720" w:hanging="360"/>
      </w:pPr>
      <w:rPr>
        <w:rFonts w:ascii="Symbol" w:hAnsi="Symbol"/>
      </w:rPr>
    </w:lvl>
    <w:lvl w:ilvl="4" w:tplc="55E831BE">
      <w:start w:val="1"/>
      <w:numFmt w:val="bullet"/>
      <w:lvlText w:val=""/>
      <w:lvlJc w:val="left"/>
      <w:pPr>
        <w:ind w:left="720" w:hanging="360"/>
      </w:pPr>
      <w:rPr>
        <w:rFonts w:ascii="Symbol" w:hAnsi="Symbol"/>
      </w:rPr>
    </w:lvl>
    <w:lvl w:ilvl="5" w:tplc="8F60BE08">
      <w:start w:val="1"/>
      <w:numFmt w:val="bullet"/>
      <w:lvlText w:val=""/>
      <w:lvlJc w:val="left"/>
      <w:pPr>
        <w:ind w:left="720" w:hanging="360"/>
      </w:pPr>
      <w:rPr>
        <w:rFonts w:ascii="Symbol" w:hAnsi="Symbol"/>
      </w:rPr>
    </w:lvl>
    <w:lvl w:ilvl="6" w:tplc="D9342DFA">
      <w:start w:val="1"/>
      <w:numFmt w:val="bullet"/>
      <w:lvlText w:val=""/>
      <w:lvlJc w:val="left"/>
      <w:pPr>
        <w:ind w:left="720" w:hanging="360"/>
      </w:pPr>
      <w:rPr>
        <w:rFonts w:ascii="Symbol" w:hAnsi="Symbol"/>
      </w:rPr>
    </w:lvl>
    <w:lvl w:ilvl="7" w:tplc="3A089A38">
      <w:start w:val="1"/>
      <w:numFmt w:val="bullet"/>
      <w:lvlText w:val=""/>
      <w:lvlJc w:val="left"/>
      <w:pPr>
        <w:ind w:left="720" w:hanging="360"/>
      </w:pPr>
      <w:rPr>
        <w:rFonts w:ascii="Symbol" w:hAnsi="Symbol"/>
      </w:rPr>
    </w:lvl>
    <w:lvl w:ilvl="8" w:tplc="013471F0">
      <w:start w:val="1"/>
      <w:numFmt w:val="bullet"/>
      <w:lvlText w:val=""/>
      <w:lvlJc w:val="left"/>
      <w:pPr>
        <w:ind w:left="720" w:hanging="360"/>
      </w:pPr>
      <w:rPr>
        <w:rFonts w:ascii="Symbol" w:hAnsi="Symbol"/>
      </w:rPr>
    </w:lvl>
  </w:abstractNum>
  <w:abstractNum w:abstractNumId="7" w15:restartNumberingAfterBreak="0">
    <w:nsid w:val="16BD0394"/>
    <w:multiLevelType w:val="hybridMultilevel"/>
    <w:tmpl w:val="E6EE0020"/>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8" w15:restartNumberingAfterBreak="0">
    <w:nsid w:val="19A044B9"/>
    <w:multiLevelType w:val="hybridMultilevel"/>
    <w:tmpl w:val="5E8479E6"/>
    <w:lvl w:ilvl="0" w:tplc="D0420816">
      <w:start w:val="1"/>
      <w:numFmt w:val="bullet"/>
      <w:lvlText w:val=""/>
      <w:lvlJc w:val="left"/>
      <w:pPr>
        <w:ind w:left="720" w:hanging="360"/>
      </w:pPr>
      <w:rPr>
        <w:rFonts w:ascii="Symbol" w:hAnsi="Symbol"/>
      </w:rPr>
    </w:lvl>
    <w:lvl w:ilvl="1" w:tplc="AC548988">
      <w:start w:val="1"/>
      <w:numFmt w:val="bullet"/>
      <w:lvlText w:val=""/>
      <w:lvlJc w:val="left"/>
      <w:pPr>
        <w:ind w:left="720" w:hanging="360"/>
      </w:pPr>
      <w:rPr>
        <w:rFonts w:ascii="Symbol" w:hAnsi="Symbol"/>
      </w:rPr>
    </w:lvl>
    <w:lvl w:ilvl="2" w:tplc="A2A4F936">
      <w:start w:val="1"/>
      <w:numFmt w:val="bullet"/>
      <w:lvlText w:val=""/>
      <w:lvlJc w:val="left"/>
      <w:pPr>
        <w:ind w:left="720" w:hanging="360"/>
      </w:pPr>
      <w:rPr>
        <w:rFonts w:ascii="Symbol" w:hAnsi="Symbol"/>
      </w:rPr>
    </w:lvl>
    <w:lvl w:ilvl="3" w:tplc="56AEE456">
      <w:start w:val="1"/>
      <w:numFmt w:val="bullet"/>
      <w:lvlText w:val=""/>
      <w:lvlJc w:val="left"/>
      <w:pPr>
        <w:ind w:left="720" w:hanging="360"/>
      </w:pPr>
      <w:rPr>
        <w:rFonts w:ascii="Symbol" w:hAnsi="Symbol"/>
      </w:rPr>
    </w:lvl>
    <w:lvl w:ilvl="4" w:tplc="45320EF0">
      <w:start w:val="1"/>
      <w:numFmt w:val="bullet"/>
      <w:lvlText w:val=""/>
      <w:lvlJc w:val="left"/>
      <w:pPr>
        <w:ind w:left="720" w:hanging="360"/>
      </w:pPr>
      <w:rPr>
        <w:rFonts w:ascii="Symbol" w:hAnsi="Symbol"/>
      </w:rPr>
    </w:lvl>
    <w:lvl w:ilvl="5" w:tplc="6AA838DC">
      <w:start w:val="1"/>
      <w:numFmt w:val="bullet"/>
      <w:lvlText w:val=""/>
      <w:lvlJc w:val="left"/>
      <w:pPr>
        <w:ind w:left="720" w:hanging="360"/>
      </w:pPr>
      <w:rPr>
        <w:rFonts w:ascii="Symbol" w:hAnsi="Symbol"/>
      </w:rPr>
    </w:lvl>
    <w:lvl w:ilvl="6" w:tplc="B148B87E">
      <w:start w:val="1"/>
      <w:numFmt w:val="bullet"/>
      <w:lvlText w:val=""/>
      <w:lvlJc w:val="left"/>
      <w:pPr>
        <w:ind w:left="720" w:hanging="360"/>
      </w:pPr>
      <w:rPr>
        <w:rFonts w:ascii="Symbol" w:hAnsi="Symbol"/>
      </w:rPr>
    </w:lvl>
    <w:lvl w:ilvl="7" w:tplc="4EF68CEA">
      <w:start w:val="1"/>
      <w:numFmt w:val="bullet"/>
      <w:lvlText w:val=""/>
      <w:lvlJc w:val="left"/>
      <w:pPr>
        <w:ind w:left="720" w:hanging="360"/>
      </w:pPr>
      <w:rPr>
        <w:rFonts w:ascii="Symbol" w:hAnsi="Symbol"/>
      </w:rPr>
    </w:lvl>
    <w:lvl w:ilvl="8" w:tplc="8AC8AC0A">
      <w:start w:val="1"/>
      <w:numFmt w:val="bullet"/>
      <w:lvlText w:val=""/>
      <w:lvlJc w:val="left"/>
      <w:pPr>
        <w:ind w:left="720" w:hanging="360"/>
      </w:pPr>
      <w:rPr>
        <w:rFonts w:ascii="Symbol" w:hAnsi="Symbol"/>
      </w:rPr>
    </w:lvl>
  </w:abstractNum>
  <w:abstractNum w:abstractNumId="9" w15:restartNumberingAfterBreak="0">
    <w:nsid w:val="1AFB4133"/>
    <w:multiLevelType w:val="hybridMultilevel"/>
    <w:tmpl w:val="11E27A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209C4340"/>
    <w:multiLevelType w:val="hybridMultilevel"/>
    <w:tmpl w:val="81F4E7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5A02FE4"/>
    <w:multiLevelType w:val="hybridMultilevel"/>
    <w:tmpl w:val="E5243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63E61EE"/>
    <w:multiLevelType w:val="hybridMultilevel"/>
    <w:tmpl w:val="4E42A6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943A1E"/>
    <w:multiLevelType w:val="hybridMultilevel"/>
    <w:tmpl w:val="C344880A"/>
    <w:lvl w:ilvl="0" w:tplc="84788710">
      <w:start w:val="1"/>
      <w:numFmt w:val="bullet"/>
      <w:lvlText w:val=""/>
      <w:lvlJc w:val="left"/>
      <w:pPr>
        <w:ind w:left="720" w:hanging="360"/>
      </w:pPr>
      <w:rPr>
        <w:rFonts w:ascii="Symbol" w:hAnsi="Symbol"/>
      </w:rPr>
    </w:lvl>
    <w:lvl w:ilvl="1" w:tplc="FA1243C6">
      <w:start w:val="1"/>
      <w:numFmt w:val="bullet"/>
      <w:lvlText w:val=""/>
      <w:lvlJc w:val="left"/>
      <w:pPr>
        <w:ind w:left="720" w:hanging="360"/>
      </w:pPr>
      <w:rPr>
        <w:rFonts w:ascii="Symbol" w:hAnsi="Symbol"/>
      </w:rPr>
    </w:lvl>
    <w:lvl w:ilvl="2" w:tplc="4ECE9922">
      <w:start w:val="1"/>
      <w:numFmt w:val="bullet"/>
      <w:lvlText w:val=""/>
      <w:lvlJc w:val="left"/>
      <w:pPr>
        <w:ind w:left="720" w:hanging="360"/>
      </w:pPr>
      <w:rPr>
        <w:rFonts w:ascii="Symbol" w:hAnsi="Symbol"/>
      </w:rPr>
    </w:lvl>
    <w:lvl w:ilvl="3" w:tplc="416880F8">
      <w:start w:val="1"/>
      <w:numFmt w:val="bullet"/>
      <w:lvlText w:val=""/>
      <w:lvlJc w:val="left"/>
      <w:pPr>
        <w:ind w:left="720" w:hanging="360"/>
      </w:pPr>
      <w:rPr>
        <w:rFonts w:ascii="Symbol" w:hAnsi="Symbol"/>
      </w:rPr>
    </w:lvl>
    <w:lvl w:ilvl="4" w:tplc="2D0229CC">
      <w:start w:val="1"/>
      <w:numFmt w:val="bullet"/>
      <w:lvlText w:val=""/>
      <w:lvlJc w:val="left"/>
      <w:pPr>
        <w:ind w:left="720" w:hanging="360"/>
      </w:pPr>
      <w:rPr>
        <w:rFonts w:ascii="Symbol" w:hAnsi="Symbol"/>
      </w:rPr>
    </w:lvl>
    <w:lvl w:ilvl="5" w:tplc="C9D0E618">
      <w:start w:val="1"/>
      <w:numFmt w:val="bullet"/>
      <w:lvlText w:val=""/>
      <w:lvlJc w:val="left"/>
      <w:pPr>
        <w:ind w:left="720" w:hanging="360"/>
      </w:pPr>
      <w:rPr>
        <w:rFonts w:ascii="Symbol" w:hAnsi="Symbol"/>
      </w:rPr>
    </w:lvl>
    <w:lvl w:ilvl="6" w:tplc="B34E2D52">
      <w:start w:val="1"/>
      <w:numFmt w:val="bullet"/>
      <w:lvlText w:val=""/>
      <w:lvlJc w:val="left"/>
      <w:pPr>
        <w:ind w:left="720" w:hanging="360"/>
      </w:pPr>
      <w:rPr>
        <w:rFonts w:ascii="Symbol" w:hAnsi="Symbol"/>
      </w:rPr>
    </w:lvl>
    <w:lvl w:ilvl="7" w:tplc="F82C7B54">
      <w:start w:val="1"/>
      <w:numFmt w:val="bullet"/>
      <w:lvlText w:val=""/>
      <w:lvlJc w:val="left"/>
      <w:pPr>
        <w:ind w:left="720" w:hanging="360"/>
      </w:pPr>
      <w:rPr>
        <w:rFonts w:ascii="Symbol" w:hAnsi="Symbol"/>
      </w:rPr>
    </w:lvl>
    <w:lvl w:ilvl="8" w:tplc="A19C7908">
      <w:start w:val="1"/>
      <w:numFmt w:val="bullet"/>
      <w:lvlText w:val=""/>
      <w:lvlJc w:val="left"/>
      <w:pPr>
        <w:ind w:left="720" w:hanging="360"/>
      </w:pPr>
      <w:rPr>
        <w:rFonts w:ascii="Symbol" w:hAnsi="Symbol"/>
      </w:rPr>
    </w:lvl>
  </w:abstractNum>
  <w:abstractNum w:abstractNumId="14" w15:restartNumberingAfterBreak="0">
    <w:nsid w:val="2D752662"/>
    <w:multiLevelType w:val="hybridMultilevel"/>
    <w:tmpl w:val="88E2C3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8054868"/>
    <w:multiLevelType w:val="hybridMultilevel"/>
    <w:tmpl w:val="DD2EE9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B1B3FA0"/>
    <w:multiLevelType w:val="hybridMultilevel"/>
    <w:tmpl w:val="33A0CAFA"/>
    <w:lvl w:ilvl="0" w:tplc="9500CC82">
      <w:start w:val="1"/>
      <w:numFmt w:val="bullet"/>
      <w:lvlText w:val=""/>
      <w:lvlJc w:val="left"/>
      <w:pPr>
        <w:ind w:left="720" w:hanging="360"/>
      </w:pPr>
      <w:rPr>
        <w:rFonts w:ascii="Symbol" w:hAnsi="Symbol"/>
      </w:rPr>
    </w:lvl>
    <w:lvl w:ilvl="1" w:tplc="3236CB02">
      <w:start w:val="1"/>
      <w:numFmt w:val="bullet"/>
      <w:lvlText w:val=""/>
      <w:lvlJc w:val="left"/>
      <w:pPr>
        <w:ind w:left="720" w:hanging="360"/>
      </w:pPr>
      <w:rPr>
        <w:rFonts w:ascii="Symbol" w:hAnsi="Symbol"/>
      </w:rPr>
    </w:lvl>
    <w:lvl w:ilvl="2" w:tplc="BB8C5C76">
      <w:start w:val="1"/>
      <w:numFmt w:val="bullet"/>
      <w:lvlText w:val=""/>
      <w:lvlJc w:val="left"/>
      <w:pPr>
        <w:ind w:left="720" w:hanging="360"/>
      </w:pPr>
      <w:rPr>
        <w:rFonts w:ascii="Symbol" w:hAnsi="Symbol"/>
      </w:rPr>
    </w:lvl>
    <w:lvl w:ilvl="3" w:tplc="8084C5D0">
      <w:start w:val="1"/>
      <w:numFmt w:val="bullet"/>
      <w:lvlText w:val=""/>
      <w:lvlJc w:val="left"/>
      <w:pPr>
        <w:ind w:left="720" w:hanging="360"/>
      </w:pPr>
      <w:rPr>
        <w:rFonts w:ascii="Symbol" w:hAnsi="Symbol"/>
      </w:rPr>
    </w:lvl>
    <w:lvl w:ilvl="4" w:tplc="765041D4">
      <w:start w:val="1"/>
      <w:numFmt w:val="bullet"/>
      <w:lvlText w:val=""/>
      <w:lvlJc w:val="left"/>
      <w:pPr>
        <w:ind w:left="720" w:hanging="360"/>
      </w:pPr>
      <w:rPr>
        <w:rFonts w:ascii="Symbol" w:hAnsi="Symbol"/>
      </w:rPr>
    </w:lvl>
    <w:lvl w:ilvl="5" w:tplc="C9AC6342">
      <w:start w:val="1"/>
      <w:numFmt w:val="bullet"/>
      <w:lvlText w:val=""/>
      <w:lvlJc w:val="left"/>
      <w:pPr>
        <w:ind w:left="720" w:hanging="360"/>
      </w:pPr>
      <w:rPr>
        <w:rFonts w:ascii="Symbol" w:hAnsi="Symbol"/>
      </w:rPr>
    </w:lvl>
    <w:lvl w:ilvl="6" w:tplc="61CEAA6A">
      <w:start w:val="1"/>
      <w:numFmt w:val="bullet"/>
      <w:lvlText w:val=""/>
      <w:lvlJc w:val="left"/>
      <w:pPr>
        <w:ind w:left="720" w:hanging="360"/>
      </w:pPr>
      <w:rPr>
        <w:rFonts w:ascii="Symbol" w:hAnsi="Symbol"/>
      </w:rPr>
    </w:lvl>
    <w:lvl w:ilvl="7" w:tplc="3D684116">
      <w:start w:val="1"/>
      <w:numFmt w:val="bullet"/>
      <w:lvlText w:val=""/>
      <w:lvlJc w:val="left"/>
      <w:pPr>
        <w:ind w:left="720" w:hanging="360"/>
      </w:pPr>
      <w:rPr>
        <w:rFonts w:ascii="Symbol" w:hAnsi="Symbol"/>
      </w:rPr>
    </w:lvl>
    <w:lvl w:ilvl="8" w:tplc="7278CBF0">
      <w:start w:val="1"/>
      <w:numFmt w:val="bullet"/>
      <w:lvlText w:val=""/>
      <w:lvlJc w:val="left"/>
      <w:pPr>
        <w:ind w:left="720" w:hanging="360"/>
      </w:pPr>
      <w:rPr>
        <w:rFonts w:ascii="Symbol" w:hAnsi="Symbol"/>
      </w:rPr>
    </w:lvl>
  </w:abstractNum>
  <w:abstractNum w:abstractNumId="17" w15:restartNumberingAfterBreak="0">
    <w:nsid w:val="47D16D45"/>
    <w:multiLevelType w:val="hybridMultilevel"/>
    <w:tmpl w:val="8AAC4DB8"/>
    <w:lvl w:ilvl="0" w:tplc="00C01096">
      <w:start w:val="1"/>
      <w:numFmt w:val="bullet"/>
      <w:lvlText w:val=""/>
      <w:lvlJc w:val="left"/>
      <w:pPr>
        <w:ind w:left="720" w:hanging="360"/>
      </w:pPr>
      <w:rPr>
        <w:rFonts w:ascii="Symbol" w:hAnsi="Symbol"/>
      </w:rPr>
    </w:lvl>
    <w:lvl w:ilvl="1" w:tplc="A6929C24">
      <w:start w:val="1"/>
      <w:numFmt w:val="bullet"/>
      <w:lvlText w:val=""/>
      <w:lvlJc w:val="left"/>
      <w:pPr>
        <w:ind w:left="720" w:hanging="360"/>
      </w:pPr>
      <w:rPr>
        <w:rFonts w:ascii="Symbol" w:hAnsi="Symbol"/>
      </w:rPr>
    </w:lvl>
    <w:lvl w:ilvl="2" w:tplc="80363DFA">
      <w:start w:val="1"/>
      <w:numFmt w:val="bullet"/>
      <w:lvlText w:val=""/>
      <w:lvlJc w:val="left"/>
      <w:pPr>
        <w:ind w:left="720" w:hanging="360"/>
      </w:pPr>
      <w:rPr>
        <w:rFonts w:ascii="Symbol" w:hAnsi="Symbol"/>
      </w:rPr>
    </w:lvl>
    <w:lvl w:ilvl="3" w:tplc="1E8C5C30">
      <w:start w:val="1"/>
      <w:numFmt w:val="bullet"/>
      <w:lvlText w:val=""/>
      <w:lvlJc w:val="left"/>
      <w:pPr>
        <w:ind w:left="720" w:hanging="360"/>
      </w:pPr>
      <w:rPr>
        <w:rFonts w:ascii="Symbol" w:hAnsi="Symbol"/>
      </w:rPr>
    </w:lvl>
    <w:lvl w:ilvl="4" w:tplc="FFE2095A">
      <w:start w:val="1"/>
      <w:numFmt w:val="bullet"/>
      <w:lvlText w:val=""/>
      <w:lvlJc w:val="left"/>
      <w:pPr>
        <w:ind w:left="720" w:hanging="360"/>
      </w:pPr>
      <w:rPr>
        <w:rFonts w:ascii="Symbol" w:hAnsi="Symbol"/>
      </w:rPr>
    </w:lvl>
    <w:lvl w:ilvl="5" w:tplc="02920CFA">
      <w:start w:val="1"/>
      <w:numFmt w:val="bullet"/>
      <w:lvlText w:val=""/>
      <w:lvlJc w:val="left"/>
      <w:pPr>
        <w:ind w:left="720" w:hanging="360"/>
      </w:pPr>
      <w:rPr>
        <w:rFonts w:ascii="Symbol" w:hAnsi="Symbol"/>
      </w:rPr>
    </w:lvl>
    <w:lvl w:ilvl="6" w:tplc="4B9ADCA4">
      <w:start w:val="1"/>
      <w:numFmt w:val="bullet"/>
      <w:lvlText w:val=""/>
      <w:lvlJc w:val="left"/>
      <w:pPr>
        <w:ind w:left="720" w:hanging="360"/>
      </w:pPr>
      <w:rPr>
        <w:rFonts w:ascii="Symbol" w:hAnsi="Symbol"/>
      </w:rPr>
    </w:lvl>
    <w:lvl w:ilvl="7" w:tplc="FB463B26">
      <w:start w:val="1"/>
      <w:numFmt w:val="bullet"/>
      <w:lvlText w:val=""/>
      <w:lvlJc w:val="left"/>
      <w:pPr>
        <w:ind w:left="720" w:hanging="360"/>
      </w:pPr>
      <w:rPr>
        <w:rFonts w:ascii="Symbol" w:hAnsi="Symbol"/>
      </w:rPr>
    </w:lvl>
    <w:lvl w:ilvl="8" w:tplc="7E7E04D4">
      <w:start w:val="1"/>
      <w:numFmt w:val="bullet"/>
      <w:lvlText w:val=""/>
      <w:lvlJc w:val="left"/>
      <w:pPr>
        <w:ind w:left="720" w:hanging="360"/>
      </w:pPr>
      <w:rPr>
        <w:rFonts w:ascii="Symbol" w:hAnsi="Symbol"/>
      </w:rPr>
    </w:lvl>
  </w:abstractNum>
  <w:abstractNum w:abstractNumId="18" w15:restartNumberingAfterBreak="0">
    <w:nsid w:val="4DAF6839"/>
    <w:multiLevelType w:val="hybridMultilevel"/>
    <w:tmpl w:val="41326FD4"/>
    <w:lvl w:ilvl="0" w:tplc="7BDC0C38">
      <w:start w:val="1"/>
      <w:numFmt w:val="bullet"/>
      <w:lvlText w:val=""/>
      <w:lvlJc w:val="left"/>
      <w:pPr>
        <w:ind w:left="720" w:hanging="360"/>
      </w:pPr>
      <w:rPr>
        <w:rFonts w:ascii="Symbol" w:hAnsi="Symbol"/>
      </w:rPr>
    </w:lvl>
    <w:lvl w:ilvl="1" w:tplc="FE00F550">
      <w:start w:val="1"/>
      <w:numFmt w:val="bullet"/>
      <w:lvlText w:val=""/>
      <w:lvlJc w:val="left"/>
      <w:pPr>
        <w:ind w:left="720" w:hanging="360"/>
      </w:pPr>
      <w:rPr>
        <w:rFonts w:ascii="Symbol" w:hAnsi="Symbol"/>
      </w:rPr>
    </w:lvl>
    <w:lvl w:ilvl="2" w:tplc="C1FA285A">
      <w:start w:val="1"/>
      <w:numFmt w:val="bullet"/>
      <w:lvlText w:val=""/>
      <w:lvlJc w:val="left"/>
      <w:pPr>
        <w:ind w:left="720" w:hanging="360"/>
      </w:pPr>
      <w:rPr>
        <w:rFonts w:ascii="Symbol" w:hAnsi="Symbol"/>
      </w:rPr>
    </w:lvl>
    <w:lvl w:ilvl="3" w:tplc="722C98E0">
      <w:start w:val="1"/>
      <w:numFmt w:val="bullet"/>
      <w:lvlText w:val=""/>
      <w:lvlJc w:val="left"/>
      <w:pPr>
        <w:ind w:left="720" w:hanging="360"/>
      </w:pPr>
      <w:rPr>
        <w:rFonts w:ascii="Symbol" w:hAnsi="Symbol"/>
      </w:rPr>
    </w:lvl>
    <w:lvl w:ilvl="4" w:tplc="5BF8B63E">
      <w:start w:val="1"/>
      <w:numFmt w:val="bullet"/>
      <w:lvlText w:val=""/>
      <w:lvlJc w:val="left"/>
      <w:pPr>
        <w:ind w:left="720" w:hanging="360"/>
      </w:pPr>
      <w:rPr>
        <w:rFonts w:ascii="Symbol" w:hAnsi="Symbol"/>
      </w:rPr>
    </w:lvl>
    <w:lvl w:ilvl="5" w:tplc="04BC0588">
      <w:start w:val="1"/>
      <w:numFmt w:val="bullet"/>
      <w:lvlText w:val=""/>
      <w:lvlJc w:val="left"/>
      <w:pPr>
        <w:ind w:left="720" w:hanging="360"/>
      </w:pPr>
      <w:rPr>
        <w:rFonts w:ascii="Symbol" w:hAnsi="Symbol"/>
      </w:rPr>
    </w:lvl>
    <w:lvl w:ilvl="6" w:tplc="AEFC9708">
      <w:start w:val="1"/>
      <w:numFmt w:val="bullet"/>
      <w:lvlText w:val=""/>
      <w:lvlJc w:val="left"/>
      <w:pPr>
        <w:ind w:left="720" w:hanging="360"/>
      </w:pPr>
      <w:rPr>
        <w:rFonts w:ascii="Symbol" w:hAnsi="Symbol"/>
      </w:rPr>
    </w:lvl>
    <w:lvl w:ilvl="7" w:tplc="946C81CA">
      <w:start w:val="1"/>
      <w:numFmt w:val="bullet"/>
      <w:lvlText w:val=""/>
      <w:lvlJc w:val="left"/>
      <w:pPr>
        <w:ind w:left="720" w:hanging="360"/>
      </w:pPr>
      <w:rPr>
        <w:rFonts w:ascii="Symbol" w:hAnsi="Symbol"/>
      </w:rPr>
    </w:lvl>
    <w:lvl w:ilvl="8" w:tplc="C7F6D264">
      <w:start w:val="1"/>
      <w:numFmt w:val="bullet"/>
      <w:lvlText w:val=""/>
      <w:lvlJc w:val="left"/>
      <w:pPr>
        <w:ind w:left="720" w:hanging="360"/>
      </w:pPr>
      <w:rPr>
        <w:rFonts w:ascii="Symbol" w:hAnsi="Symbol"/>
      </w:rPr>
    </w:lvl>
  </w:abstractNum>
  <w:abstractNum w:abstractNumId="19" w15:restartNumberingAfterBreak="0">
    <w:nsid w:val="500520E3"/>
    <w:multiLevelType w:val="hybridMultilevel"/>
    <w:tmpl w:val="BB54229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15:restartNumberingAfterBreak="0">
    <w:nsid w:val="54F45FF6"/>
    <w:multiLevelType w:val="hybridMultilevel"/>
    <w:tmpl w:val="591AD29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57C15961"/>
    <w:multiLevelType w:val="hybridMultilevel"/>
    <w:tmpl w:val="45A8BB1A"/>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2" w15:restartNumberingAfterBreak="0">
    <w:nsid w:val="5E9824BB"/>
    <w:multiLevelType w:val="hybridMultilevel"/>
    <w:tmpl w:val="D38A0190"/>
    <w:lvl w:ilvl="0" w:tplc="C6CE85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41421BB"/>
    <w:multiLevelType w:val="hybridMultilevel"/>
    <w:tmpl w:val="919C915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4" w15:restartNumberingAfterBreak="0">
    <w:nsid w:val="64525928"/>
    <w:multiLevelType w:val="hybridMultilevel"/>
    <w:tmpl w:val="2B720C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63B2CE9"/>
    <w:multiLevelType w:val="hybridMultilevel"/>
    <w:tmpl w:val="20C8F1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B15EA9"/>
    <w:multiLevelType w:val="hybridMultilevel"/>
    <w:tmpl w:val="6282748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7" w15:restartNumberingAfterBreak="0">
    <w:nsid w:val="677A06D5"/>
    <w:multiLevelType w:val="hybridMultilevel"/>
    <w:tmpl w:val="F0FEEFAC"/>
    <w:lvl w:ilvl="0" w:tplc="04090015">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700C443E"/>
    <w:multiLevelType w:val="hybridMultilevel"/>
    <w:tmpl w:val="A774ACA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1004BD7"/>
    <w:multiLevelType w:val="hybridMultilevel"/>
    <w:tmpl w:val="8496DE5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71BD2682"/>
    <w:multiLevelType w:val="hybridMultilevel"/>
    <w:tmpl w:val="0490534C"/>
    <w:lvl w:ilvl="0" w:tplc="E33E42C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5AD4A11"/>
    <w:multiLevelType w:val="hybridMultilevel"/>
    <w:tmpl w:val="69EAD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91A33B8"/>
    <w:multiLevelType w:val="hybridMultilevel"/>
    <w:tmpl w:val="A7EA3B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7B5C5535"/>
    <w:multiLevelType w:val="hybridMultilevel"/>
    <w:tmpl w:val="1D768F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38210F"/>
    <w:multiLevelType w:val="hybridMultilevel"/>
    <w:tmpl w:val="E9725AC4"/>
    <w:lvl w:ilvl="0" w:tplc="71A09D20">
      <w:start w:val="1"/>
      <w:numFmt w:val="bullet"/>
      <w:lvlText w:val=""/>
      <w:lvlJc w:val="left"/>
      <w:pPr>
        <w:ind w:left="720" w:hanging="360"/>
      </w:pPr>
      <w:rPr>
        <w:rFonts w:ascii="Symbol" w:hAnsi="Symbol"/>
      </w:rPr>
    </w:lvl>
    <w:lvl w:ilvl="1" w:tplc="436A8C00">
      <w:start w:val="1"/>
      <w:numFmt w:val="bullet"/>
      <w:lvlText w:val=""/>
      <w:lvlJc w:val="left"/>
      <w:pPr>
        <w:ind w:left="720" w:hanging="360"/>
      </w:pPr>
      <w:rPr>
        <w:rFonts w:ascii="Symbol" w:hAnsi="Symbol"/>
      </w:rPr>
    </w:lvl>
    <w:lvl w:ilvl="2" w:tplc="574EDABC">
      <w:start w:val="1"/>
      <w:numFmt w:val="bullet"/>
      <w:lvlText w:val=""/>
      <w:lvlJc w:val="left"/>
      <w:pPr>
        <w:ind w:left="720" w:hanging="360"/>
      </w:pPr>
      <w:rPr>
        <w:rFonts w:ascii="Symbol" w:hAnsi="Symbol"/>
      </w:rPr>
    </w:lvl>
    <w:lvl w:ilvl="3" w:tplc="F35484D6">
      <w:start w:val="1"/>
      <w:numFmt w:val="bullet"/>
      <w:lvlText w:val=""/>
      <w:lvlJc w:val="left"/>
      <w:pPr>
        <w:ind w:left="720" w:hanging="360"/>
      </w:pPr>
      <w:rPr>
        <w:rFonts w:ascii="Symbol" w:hAnsi="Symbol"/>
      </w:rPr>
    </w:lvl>
    <w:lvl w:ilvl="4" w:tplc="7528FE7C">
      <w:start w:val="1"/>
      <w:numFmt w:val="bullet"/>
      <w:lvlText w:val=""/>
      <w:lvlJc w:val="left"/>
      <w:pPr>
        <w:ind w:left="720" w:hanging="360"/>
      </w:pPr>
      <w:rPr>
        <w:rFonts w:ascii="Symbol" w:hAnsi="Symbol"/>
      </w:rPr>
    </w:lvl>
    <w:lvl w:ilvl="5" w:tplc="7696F24A">
      <w:start w:val="1"/>
      <w:numFmt w:val="bullet"/>
      <w:lvlText w:val=""/>
      <w:lvlJc w:val="left"/>
      <w:pPr>
        <w:ind w:left="720" w:hanging="360"/>
      </w:pPr>
      <w:rPr>
        <w:rFonts w:ascii="Symbol" w:hAnsi="Symbol"/>
      </w:rPr>
    </w:lvl>
    <w:lvl w:ilvl="6" w:tplc="8752CE5A">
      <w:start w:val="1"/>
      <w:numFmt w:val="bullet"/>
      <w:lvlText w:val=""/>
      <w:lvlJc w:val="left"/>
      <w:pPr>
        <w:ind w:left="720" w:hanging="360"/>
      </w:pPr>
      <w:rPr>
        <w:rFonts w:ascii="Symbol" w:hAnsi="Symbol"/>
      </w:rPr>
    </w:lvl>
    <w:lvl w:ilvl="7" w:tplc="C7022D3E">
      <w:start w:val="1"/>
      <w:numFmt w:val="bullet"/>
      <w:lvlText w:val=""/>
      <w:lvlJc w:val="left"/>
      <w:pPr>
        <w:ind w:left="720" w:hanging="360"/>
      </w:pPr>
      <w:rPr>
        <w:rFonts w:ascii="Symbol" w:hAnsi="Symbol"/>
      </w:rPr>
    </w:lvl>
    <w:lvl w:ilvl="8" w:tplc="25A0F37C">
      <w:start w:val="1"/>
      <w:numFmt w:val="bullet"/>
      <w:lvlText w:val=""/>
      <w:lvlJc w:val="left"/>
      <w:pPr>
        <w:ind w:left="720" w:hanging="360"/>
      </w:pPr>
      <w:rPr>
        <w:rFonts w:ascii="Symbol" w:hAnsi="Symbol"/>
      </w:rPr>
    </w:lvl>
  </w:abstractNum>
  <w:abstractNum w:abstractNumId="35" w15:restartNumberingAfterBreak="0">
    <w:nsid w:val="7D48061E"/>
    <w:multiLevelType w:val="hybridMultilevel"/>
    <w:tmpl w:val="98825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D697FB6"/>
    <w:multiLevelType w:val="hybridMultilevel"/>
    <w:tmpl w:val="8B7A5226"/>
    <w:lvl w:ilvl="0" w:tplc="0A1C40B2">
      <w:start w:val="1"/>
      <w:numFmt w:val="bullet"/>
      <w:lvlText w:val=""/>
      <w:lvlJc w:val="left"/>
      <w:pPr>
        <w:ind w:left="720" w:hanging="360"/>
      </w:pPr>
      <w:rPr>
        <w:rFonts w:ascii="Symbol" w:hAnsi="Symbol"/>
      </w:rPr>
    </w:lvl>
    <w:lvl w:ilvl="1" w:tplc="7182FC50">
      <w:start w:val="1"/>
      <w:numFmt w:val="bullet"/>
      <w:lvlText w:val=""/>
      <w:lvlJc w:val="left"/>
      <w:pPr>
        <w:ind w:left="720" w:hanging="360"/>
      </w:pPr>
      <w:rPr>
        <w:rFonts w:ascii="Symbol" w:hAnsi="Symbol"/>
      </w:rPr>
    </w:lvl>
    <w:lvl w:ilvl="2" w:tplc="483A3434">
      <w:start w:val="1"/>
      <w:numFmt w:val="bullet"/>
      <w:lvlText w:val=""/>
      <w:lvlJc w:val="left"/>
      <w:pPr>
        <w:ind w:left="720" w:hanging="360"/>
      </w:pPr>
      <w:rPr>
        <w:rFonts w:ascii="Symbol" w:hAnsi="Symbol"/>
      </w:rPr>
    </w:lvl>
    <w:lvl w:ilvl="3" w:tplc="0EB0F574">
      <w:start w:val="1"/>
      <w:numFmt w:val="bullet"/>
      <w:lvlText w:val=""/>
      <w:lvlJc w:val="left"/>
      <w:pPr>
        <w:ind w:left="720" w:hanging="360"/>
      </w:pPr>
      <w:rPr>
        <w:rFonts w:ascii="Symbol" w:hAnsi="Symbol"/>
      </w:rPr>
    </w:lvl>
    <w:lvl w:ilvl="4" w:tplc="086EA826">
      <w:start w:val="1"/>
      <w:numFmt w:val="bullet"/>
      <w:lvlText w:val=""/>
      <w:lvlJc w:val="left"/>
      <w:pPr>
        <w:ind w:left="720" w:hanging="360"/>
      </w:pPr>
      <w:rPr>
        <w:rFonts w:ascii="Symbol" w:hAnsi="Symbol"/>
      </w:rPr>
    </w:lvl>
    <w:lvl w:ilvl="5" w:tplc="2DB6E89E">
      <w:start w:val="1"/>
      <w:numFmt w:val="bullet"/>
      <w:lvlText w:val=""/>
      <w:lvlJc w:val="left"/>
      <w:pPr>
        <w:ind w:left="720" w:hanging="360"/>
      </w:pPr>
      <w:rPr>
        <w:rFonts w:ascii="Symbol" w:hAnsi="Symbol"/>
      </w:rPr>
    </w:lvl>
    <w:lvl w:ilvl="6" w:tplc="9AECE2A6">
      <w:start w:val="1"/>
      <w:numFmt w:val="bullet"/>
      <w:lvlText w:val=""/>
      <w:lvlJc w:val="left"/>
      <w:pPr>
        <w:ind w:left="720" w:hanging="360"/>
      </w:pPr>
      <w:rPr>
        <w:rFonts w:ascii="Symbol" w:hAnsi="Symbol"/>
      </w:rPr>
    </w:lvl>
    <w:lvl w:ilvl="7" w:tplc="B704AB3C">
      <w:start w:val="1"/>
      <w:numFmt w:val="bullet"/>
      <w:lvlText w:val=""/>
      <w:lvlJc w:val="left"/>
      <w:pPr>
        <w:ind w:left="720" w:hanging="360"/>
      </w:pPr>
      <w:rPr>
        <w:rFonts w:ascii="Symbol" w:hAnsi="Symbol"/>
      </w:rPr>
    </w:lvl>
    <w:lvl w:ilvl="8" w:tplc="D2908B3C">
      <w:start w:val="1"/>
      <w:numFmt w:val="bullet"/>
      <w:lvlText w:val=""/>
      <w:lvlJc w:val="left"/>
      <w:pPr>
        <w:ind w:left="720" w:hanging="360"/>
      </w:pPr>
      <w:rPr>
        <w:rFonts w:ascii="Symbol" w:hAnsi="Symbol"/>
      </w:rPr>
    </w:lvl>
  </w:abstractNum>
  <w:num w:numId="1" w16cid:durableId="668603664">
    <w:abstractNumId w:val="3"/>
  </w:num>
  <w:num w:numId="2" w16cid:durableId="1660381685">
    <w:abstractNumId w:val="11"/>
  </w:num>
  <w:num w:numId="3" w16cid:durableId="133106044">
    <w:abstractNumId w:val="2"/>
  </w:num>
  <w:num w:numId="4" w16cid:durableId="1793671212">
    <w:abstractNumId w:val="12"/>
  </w:num>
  <w:num w:numId="5" w16cid:durableId="1608341914">
    <w:abstractNumId w:val="14"/>
  </w:num>
  <w:num w:numId="6" w16cid:durableId="1104806197">
    <w:abstractNumId w:val="30"/>
  </w:num>
  <w:num w:numId="7" w16cid:durableId="1766531503">
    <w:abstractNumId w:val="33"/>
  </w:num>
  <w:num w:numId="8" w16cid:durableId="873733181">
    <w:abstractNumId w:val="4"/>
  </w:num>
  <w:num w:numId="9" w16cid:durableId="1502507242">
    <w:abstractNumId w:val="0"/>
  </w:num>
  <w:num w:numId="10" w16cid:durableId="1675836711">
    <w:abstractNumId w:val="12"/>
  </w:num>
  <w:num w:numId="11" w16cid:durableId="1169100161">
    <w:abstractNumId w:val="17"/>
  </w:num>
  <w:num w:numId="12" w16cid:durableId="1465729335">
    <w:abstractNumId w:val="5"/>
  </w:num>
  <w:num w:numId="13" w16cid:durableId="1077244038">
    <w:abstractNumId w:val="6"/>
  </w:num>
  <w:num w:numId="14" w16cid:durableId="1217205326">
    <w:abstractNumId w:val="34"/>
  </w:num>
  <w:num w:numId="15" w16cid:durableId="851798979">
    <w:abstractNumId w:val="16"/>
  </w:num>
  <w:num w:numId="16" w16cid:durableId="1155224964">
    <w:abstractNumId w:val="13"/>
  </w:num>
  <w:num w:numId="17" w16cid:durableId="1045640105">
    <w:abstractNumId w:val="8"/>
  </w:num>
  <w:num w:numId="18" w16cid:durableId="45303925">
    <w:abstractNumId w:val="36"/>
  </w:num>
  <w:num w:numId="19" w16cid:durableId="921258164">
    <w:abstractNumId w:val="27"/>
  </w:num>
  <w:num w:numId="20" w16cid:durableId="1705252136">
    <w:abstractNumId w:val="18"/>
  </w:num>
  <w:num w:numId="21" w16cid:durableId="1976401560">
    <w:abstractNumId w:val="20"/>
  </w:num>
  <w:num w:numId="22" w16cid:durableId="1803843724">
    <w:abstractNumId w:val="24"/>
  </w:num>
  <w:num w:numId="23" w16cid:durableId="1524637610">
    <w:abstractNumId w:val="1"/>
  </w:num>
  <w:num w:numId="24" w16cid:durableId="1780834192">
    <w:abstractNumId w:val="22"/>
  </w:num>
  <w:num w:numId="25" w16cid:durableId="294797278">
    <w:abstractNumId w:val="28"/>
  </w:num>
  <w:num w:numId="26" w16cid:durableId="1292174413">
    <w:abstractNumId w:val="10"/>
  </w:num>
  <w:num w:numId="27" w16cid:durableId="265771969">
    <w:abstractNumId w:val="15"/>
  </w:num>
  <w:num w:numId="28" w16cid:durableId="1350765144">
    <w:abstractNumId w:val="32"/>
  </w:num>
  <w:num w:numId="29" w16cid:durableId="1898780348">
    <w:abstractNumId w:val="29"/>
  </w:num>
  <w:num w:numId="30" w16cid:durableId="98065894">
    <w:abstractNumId w:val="9"/>
  </w:num>
  <w:num w:numId="31" w16cid:durableId="893613940">
    <w:abstractNumId w:val="31"/>
  </w:num>
  <w:num w:numId="32" w16cid:durableId="1305965441">
    <w:abstractNumId w:val="25"/>
  </w:num>
  <w:num w:numId="33" w16cid:durableId="875389471">
    <w:abstractNumId w:val="35"/>
  </w:num>
  <w:num w:numId="34" w16cid:durableId="1708676971">
    <w:abstractNumId w:val="26"/>
  </w:num>
  <w:num w:numId="35" w16cid:durableId="2054307025">
    <w:abstractNumId w:val="19"/>
  </w:num>
  <w:num w:numId="36" w16cid:durableId="1774936432">
    <w:abstractNumId w:val="23"/>
  </w:num>
  <w:num w:numId="37" w16cid:durableId="322438035">
    <w:abstractNumId w:val="21"/>
  </w:num>
  <w:num w:numId="38" w16cid:durableId="661159441">
    <w:abstractNumId w:val="7"/>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arl Peter Gangoso">
    <w15:presenceInfo w15:providerId="AD" w15:userId="S::earlpeterg@ahbcs.onmicrosoft.com::29d581d2-b8d9-452a-a07e-cefa13701739"/>
  </w15:person>
  <w15:person w15:author="Elsie Lavezaris Dajao">
    <w15:presenceInfo w15:providerId="None" w15:userId="Elsie Lavezaris Dajao"/>
  </w15:person>
  <w15:person w15:author="Earl Peter Gangoso [2]">
    <w15:presenceInfo w15:providerId="AD" w15:userId="S::earl.gangoso@lsu.edu.ph::88807804-9eef-40f7-a5b7-50fd307a0f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zMTI0MzQ2sTA1tDBU0lEKTi0uzszPAykwtqwFAOBd5y4tAAAA"/>
  </w:docVars>
  <w:rsids>
    <w:rsidRoot w:val="00270B82"/>
    <w:rsid w:val="00001B20"/>
    <w:rsid w:val="00007D0F"/>
    <w:rsid w:val="000131CD"/>
    <w:rsid w:val="000133D6"/>
    <w:rsid w:val="0001417B"/>
    <w:rsid w:val="0001666A"/>
    <w:rsid w:val="0001685F"/>
    <w:rsid w:val="00017158"/>
    <w:rsid w:val="000171A7"/>
    <w:rsid w:val="00023666"/>
    <w:rsid w:val="00031728"/>
    <w:rsid w:val="000340FD"/>
    <w:rsid w:val="00034159"/>
    <w:rsid w:val="0003459E"/>
    <w:rsid w:val="00037E25"/>
    <w:rsid w:val="000473F8"/>
    <w:rsid w:val="00047CB1"/>
    <w:rsid w:val="000531D0"/>
    <w:rsid w:val="00054ED4"/>
    <w:rsid w:val="00055EF8"/>
    <w:rsid w:val="00062138"/>
    <w:rsid w:val="000649B8"/>
    <w:rsid w:val="0006510F"/>
    <w:rsid w:val="0006698F"/>
    <w:rsid w:val="000730B8"/>
    <w:rsid w:val="00077893"/>
    <w:rsid w:val="000820DA"/>
    <w:rsid w:val="00084122"/>
    <w:rsid w:val="000864B9"/>
    <w:rsid w:val="00086798"/>
    <w:rsid w:val="00087892"/>
    <w:rsid w:val="000A3858"/>
    <w:rsid w:val="000A44BC"/>
    <w:rsid w:val="000B3A6D"/>
    <w:rsid w:val="000C072B"/>
    <w:rsid w:val="000C268B"/>
    <w:rsid w:val="000C3D05"/>
    <w:rsid w:val="000C5C0C"/>
    <w:rsid w:val="000C5DE2"/>
    <w:rsid w:val="000C64EE"/>
    <w:rsid w:val="000C6BEC"/>
    <w:rsid w:val="000D11A3"/>
    <w:rsid w:val="000D7A13"/>
    <w:rsid w:val="000D7C3F"/>
    <w:rsid w:val="000E029E"/>
    <w:rsid w:val="000F273C"/>
    <w:rsid w:val="000F4E17"/>
    <w:rsid w:val="0010150C"/>
    <w:rsid w:val="001101D2"/>
    <w:rsid w:val="001112A2"/>
    <w:rsid w:val="001122E9"/>
    <w:rsid w:val="00113922"/>
    <w:rsid w:val="00120474"/>
    <w:rsid w:val="00122A76"/>
    <w:rsid w:val="001239CA"/>
    <w:rsid w:val="00125CEA"/>
    <w:rsid w:val="00126418"/>
    <w:rsid w:val="00126A57"/>
    <w:rsid w:val="00130F44"/>
    <w:rsid w:val="00137252"/>
    <w:rsid w:val="00141400"/>
    <w:rsid w:val="00142CC8"/>
    <w:rsid w:val="00146EAC"/>
    <w:rsid w:val="0015023C"/>
    <w:rsid w:val="001517D5"/>
    <w:rsid w:val="00152602"/>
    <w:rsid w:val="00152C91"/>
    <w:rsid w:val="00160D56"/>
    <w:rsid w:val="001639B6"/>
    <w:rsid w:val="00171AC9"/>
    <w:rsid w:val="00172DBB"/>
    <w:rsid w:val="00173396"/>
    <w:rsid w:val="001734D5"/>
    <w:rsid w:val="0018254F"/>
    <w:rsid w:val="001860E7"/>
    <w:rsid w:val="001910B7"/>
    <w:rsid w:val="00192A4A"/>
    <w:rsid w:val="001A4F41"/>
    <w:rsid w:val="001A5327"/>
    <w:rsid w:val="001A53A9"/>
    <w:rsid w:val="001A742B"/>
    <w:rsid w:val="001A7A9C"/>
    <w:rsid w:val="001B28F1"/>
    <w:rsid w:val="001B6A91"/>
    <w:rsid w:val="001C147E"/>
    <w:rsid w:val="001C2568"/>
    <w:rsid w:val="001D0E2D"/>
    <w:rsid w:val="001D0F6C"/>
    <w:rsid w:val="001D4A3A"/>
    <w:rsid w:val="001E018F"/>
    <w:rsid w:val="001E03D8"/>
    <w:rsid w:val="001E2A9A"/>
    <w:rsid w:val="001F4FDA"/>
    <w:rsid w:val="00210429"/>
    <w:rsid w:val="00211D83"/>
    <w:rsid w:val="00217E05"/>
    <w:rsid w:val="0023442C"/>
    <w:rsid w:val="00242EBC"/>
    <w:rsid w:val="0024604D"/>
    <w:rsid w:val="00251FC7"/>
    <w:rsid w:val="00270B82"/>
    <w:rsid w:val="00272502"/>
    <w:rsid w:val="002742EB"/>
    <w:rsid w:val="00277021"/>
    <w:rsid w:val="0027730C"/>
    <w:rsid w:val="00277C8F"/>
    <w:rsid w:val="002800D0"/>
    <w:rsid w:val="00285DB0"/>
    <w:rsid w:val="0028605A"/>
    <w:rsid w:val="00286A54"/>
    <w:rsid w:val="00296801"/>
    <w:rsid w:val="00297CA4"/>
    <w:rsid w:val="002A6701"/>
    <w:rsid w:val="002B0B1A"/>
    <w:rsid w:val="002B0BAF"/>
    <w:rsid w:val="002B17BF"/>
    <w:rsid w:val="002B3761"/>
    <w:rsid w:val="002B7BAF"/>
    <w:rsid w:val="002C0219"/>
    <w:rsid w:val="002C03D9"/>
    <w:rsid w:val="002C5503"/>
    <w:rsid w:val="002D0485"/>
    <w:rsid w:val="002E07D9"/>
    <w:rsid w:val="002E4670"/>
    <w:rsid w:val="002E5337"/>
    <w:rsid w:val="002E76E0"/>
    <w:rsid w:val="002F17B7"/>
    <w:rsid w:val="002F19FC"/>
    <w:rsid w:val="002F62F1"/>
    <w:rsid w:val="002F7D60"/>
    <w:rsid w:val="00305730"/>
    <w:rsid w:val="00306AC2"/>
    <w:rsid w:val="00307D21"/>
    <w:rsid w:val="00310AEE"/>
    <w:rsid w:val="00311926"/>
    <w:rsid w:val="003128E3"/>
    <w:rsid w:val="003131B1"/>
    <w:rsid w:val="00317978"/>
    <w:rsid w:val="00320197"/>
    <w:rsid w:val="00322302"/>
    <w:rsid w:val="00326787"/>
    <w:rsid w:val="0033043F"/>
    <w:rsid w:val="0033768D"/>
    <w:rsid w:val="0034613F"/>
    <w:rsid w:val="003502CB"/>
    <w:rsid w:val="00350BE5"/>
    <w:rsid w:val="003550FF"/>
    <w:rsid w:val="003551F4"/>
    <w:rsid w:val="00357C66"/>
    <w:rsid w:val="00361BDF"/>
    <w:rsid w:val="00373D23"/>
    <w:rsid w:val="00374CD1"/>
    <w:rsid w:val="00374E7C"/>
    <w:rsid w:val="0037509C"/>
    <w:rsid w:val="003750D8"/>
    <w:rsid w:val="00375520"/>
    <w:rsid w:val="00381C79"/>
    <w:rsid w:val="003824EE"/>
    <w:rsid w:val="00383226"/>
    <w:rsid w:val="003845DD"/>
    <w:rsid w:val="003866DB"/>
    <w:rsid w:val="003965AF"/>
    <w:rsid w:val="003A17AC"/>
    <w:rsid w:val="003A308B"/>
    <w:rsid w:val="003A4315"/>
    <w:rsid w:val="003B1EF4"/>
    <w:rsid w:val="003B61B3"/>
    <w:rsid w:val="003C1DAF"/>
    <w:rsid w:val="003C2FAF"/>
    <w:rsid w:val="003D3727"/>
    <w:rsid w:val="003E156C"/>
    <w:rsid w:val="003E4AA5"/>
    <w:rsid w:val="003E5CA0"/>
    <w:rsid w:val="003E7583"/>
    <w:rsid w:val="003F587C"/>
    <w:rsid w:val="00400DBC"/>
    <w:rsid w:val="0040574E"/>
    <w:rsid w:val="00406549"/>
    <w:rsid w:val="00413B49"/>
    <w:rsid w:val="0042042F"/>
    <w:rsid w:val="0042391E"/>
    <w:rsid w:val="00425005"/>
    <w:rsid w:val="00443540"/>
    <w:rsid w:val="00443924"/>
    <w:rsid w:val="00452B69"/>
    <w:rsid w:val="00454051"/>
    <w:rsid w:val="004577BB"/>
    <w:rsid w:val="00462E2C"/>
    <w:rsid w:val="004644A1"/>
    <w:rsid w:val="00464F59"/>
    <w:rsid w:val="00465142"/>
    <w:rsid w:val="00466D71"/>
    <w:rsid w:val="004723F4"/>
    <w:rsid w:val="0049024E"/>
    <w:rsid w:val="00492108"/>
    <w:rsid w:val="004925B2"/>
    <w:rsid w:val="00495007"/>
    <w:rsid w:val="00497514"/>
    <w:rsid w:val="004A0708"/>
    <w:rsid w:val="004A46E8"/>
    <w:rsid w:val="004A5A2D"/>
    <w:rsid w:val="004B1CDF"/>
    <w:rsid w:val="004B55C6"/>
    <w:rsid w:val="004B7CD0"/>
    <w:rsid w:val="004C2D6C"/>
    <w:rsid w:val="004D324C"/>
    <w:rsid w:val="004E004F"/>
    <w:rsid w:val="004E1CE2"/>
    <w:rsid w:val="004E2614"/>
    <w:rsid w:val="004E420E"/>
    <w:rsid w:val="004F0C75"/>
    <w:rsid w:val="004F1B1A"/>
    <w:rsid w:val="004F2050"/>
    <w:rsid w:val="004F2BFF"/>
    <w:rsid w:val="004F6C5E"/>
    <w:rsid w:val="004F7F02"/>
    <w:rsid w:val="00500483"/>
    <w:rsid w:val="00505B4D"/>
    <w:rsid w:val="0050733F"/>
    <w:rsid w:val="00510C4A"/>
    <w:rsid w:val="00513630"/>
    <w:rsid w:val="00515902"/>
    <w:rsid w:val="00530CC8"/>
    <w:rsid w:val="00534D92"/>
    <w:rsid w:val="00534FBA"/>
    <w:rsid w:val="00540BDB"/>
    <w:rsid w:val="00547C28"/>
    <w:rsid w:val="00555369"/>
    <w:rsid w:val="00555D92"/>
    <w:rsid w:val="00560013"/>
    <w:rsid w:val="005743C5"/>
    <w:rsid w:val="00574C48"/>
    <w:rsid w:val="00574DAB"/>
    <w:rsid w:val="00581389"/>
    <w:rsid w:val="00595335"/>
    <w:rsid w:val="005955A0"/>
    <w:rsid w:val="005A60A3"/>
    <w:rsid w:val="005B029E"/>
    <w:rsid w:val="005B28E6"/>
    <w:rsid w:val="005B34B7"/>
    <w:rsid w:val="005B38CC"/>
    <w:rsid w:val="005B49AB"/>
    <w:rsid w:val="005B5CED"/>
    <w:rsid w:val="005C0CCC"/>
    <w:rsid w:val="005D0D81"/>
    <w:rsid w:val="005D12DA"/>
    <w:rsid w:val="005D3BB8"/>
    <w:rsid w:val="005D4FAD"/>
    <w:rsid w:val="005D66C3"/>
    <w:rsid w:val="005D73C2"/>
    <w:rsid w:val="005D74E9"/>
    <w:rsid w:val="005E0A2E"/>
    <w:rsid w:val="005E4775"/>
    <w:rsid w:val="005E480C"/>
    <w:rsid w:val="005F5320"/>
    <w:rsid w:val="005F680B"/>
    <w:rsid w:val="0060474E"/>
    <w:rsid w:val="00604F52"/>
    <w:rsid w:val="006053BA"/>
    <w:rsid w:val="006054F2"/>
    <w:rsid w:val="006144DB"/>
    <w:rsid w:val="00616C73"/>
    <w:rsid w:val="006200DE"/>
    <w:rsid w:val="00623B5A"/>
    <w:rsid w:val="006241A9"/>
    <w:rsid w:val="006259AA"/>
    <w:rsid w:val="00627A27"/>
    <w:rsid w:val="00634D17"/>
    <w:rsid w:val="00642A19"/>
    <w:rsid w:val="00643493"/>
    <w:rsid w:val="006440A3"/>
    <w:rsid w:val="00654610"/>
    <w:rsid w:val="00655268"/>
    <w:rsid w:val="0065751C"/>
    <w:rsid w:val="006616FD"/>
    <w:rsid w:val="006629B0"/>
    <w:rsid w:val="0066342F"/>
    <w:rsid w:val="00665D04"/>
    <w:rsid w:val="00666762"/>
    <w:rsid w:val="00667988"/>
    <w:rsid w:val="00670D48"/>
    <w:rsid w:val="006835E5"/>
    <w:rsid w:val="006839F1"/>
    <w:rsid w:val="00684609"/>
    <w:rsid w:val="00684B4A"/>
    <w:rsid w:val="00685473"/>
    <w:rsid w:val="00692DA4"/>
    <w:rsid w:val="006B5527"/>
    <w:rsid w:val="006B7D84"/>
    <w:rsid w:val="006C0010"/>
    <w:rsid w:val="006C0509"/>
    <w:rsid w:val="006C102D"/>
    <w:rsid w:val="006C17AC"/>
    <w:rsid w:val="006D0364"/>
    <w:rsid w:val="006D1064"/>
    <w:rsid w:val="006D14D8"/>
    <w:rsid w:val="006E2201"/>
    <w:rsid w:val="006E5FF5"/>
    <w:rsid w:val="00703883"/>
    <w:rsid w:val="0070778D"/>
    <w:rsid w:val="00710D81"/>
    <w:rsid w:val="00714D8E"/>
    <w:rsid w:val="00715DAF"/>
    <w:rsid w:val="00717774"/>
    <w:rsid w:val="00720841"/>
    <w:rsid w:val="00723D9C"/>
    <w:rsid w:val="00732058"/>
    <w:rsid w:val="0073636E"/>
    <w:rsid w:val="00742D1E"/>
    <w:rsid w:val="00742F8B"/>
    <w:rsid w:val="00745E39"/>
    <w:rsid w:val="007466BC"/>
    <w:rsid w:val="007474FE"/>
    <w:rsid w:val="00747663"/>
    <w:rsid w:val="00750EDC"/>
    <w:rsid w:val="00751499"/>
    <w:rsid w:val="00760A79"/>
    <w:rsid w:val="007649E5"/>
    <w:rsid w:val="007650B8"/>
    <w:rsid w:val="007668A5"/>
    <w:rsid w:val="00767631"/>
    <w:rsid w:val="00767C4A"/>
    <w:rsid w:val="00767D60"/>
    <w:rsid w:val="00772C2F"/>
    <w:rsid w:val="007810D6"/>
    <w:rsid w:val="007826D2"/>
    <w:rsid w:val="0078359A"/>
    <w:rsid w:val="00783668"/>
    <w:rsid w:val="00787DCD"/>
    <w:rsid w:val="007919EB"/>
    <w:rsid w:val="007A0040"/>
    <w:rsid w:val="007A59A7"/>
    <w:rsid w:val="007A5CCC"/>
    <w:rsid w:val="007A6C20"/>
    <w:rsid w:val="007A7A45"/>
    <w:rsid w:val="007C0913"/>
    <w:rsid w:val="007C51B1"/>
    <w:rsid w:val="007D3845"/>
    <w:rsid w:val="007D4B23"/>
    <w:rsid w:val="007E0AA5"/>
    <w:rsid w:val="007E54C0"/>
    <w:rsid w:val="007F02A1"/>
    <w:rsid w:val="007F1910"/>
    <w:rsid w:val="00800CCE"/>
    <w:rsid w:val="00804798"/>
    <w:rsid w:val="00810A64"/>
    <w:rsid w:val="008263C8"/>
    <w:rsid w:val="00833822"/>
    <w:rsid w:val="00836906"/>
    <w:rsid w:val="00853C93"/>
    <w:rsid w:val="00854E12"/>
    <w:rsid w:val="008607C4"/>
    <w:rsid w:val="0086209C"/>
    <w:rsid w:val="00864A1A"/>
    <w:rsid w:val="00866778"/>
    <w:rsid w:val="00875782"/>
    <w:rsid w:val="00875C76"/>
    <w:rsid w:val="00876590"/>
    <w:rsid w:val="00876F57"/>
    <w:rsid w:val="00877E81"/>
    <w:rsid w:val="00890200"/>
    <w:rsid w:val="00892B71"/>
    <w:rsid w:val="00896B68"/>
    <w:rsid w:val="008A1DE9"/>
    <w:rsid w:val="008A3B26"/>
    <w:rsid w:val="008A4B14"/>
    <w:rsid w:val="008A6A77"/>
    <w:rsid w:val="008B551C"/>
    <w:rsid w:val="008B6E1D"/>
    <w:rsid w:val="008B7D74"/>
    <w:rsid w:val="008D1DDA"/>
    <w:rsid w:val="008D355D"/>
    <w:rsid w:val="008D380C"/>
    <w:rsid w:val="008D3BC5"/>
    <w:rsid w:val="008D7101"/>
    <w:rsid w:val="008E19C4"/>
    <w:rsid w:val="008E36BA"/>
    <w:rsid w:val="008E44DB"/>
    <w:rsid w:val="008E559C"/>
    <w:rsid w:val="008E62B4"/>
    <w:rsid w:val="008F24E5"/>
    <w:rsid w:val="008F7FC5"/>
    <w:rsid w:val="00905A4D"/>
    <w:rsid w:val="00906630"/>
    <w:rsid w:val="009141C6"/>
    <w:rsid w:val="00937012"/>
    <w:rsid w:val="00940CB8"/>
    <w:rsid w:val="00941C6F"/>
    <w:rsid w:val="00950E5E"/>
    <w:rsid w:val="00957D92"/>
    <w:rsid w:val="00961586"/>
    <w:rsid w:val="00967633"/>
    <w:rsid w:val="0097403D"/>
    <w:rsid w:val="00981DE0"/>
    <w:rsid w:val="00994077"/>
    <w:rsid w:val="009972CE"/>
    <w:rsid w:val="009A24C6"/>
    <w:rsid w:val="009A29E5"/>
    <w:rsid w:val="009A4662"/>
    <w:rsid w:val="009B122E"/>
    <w:rsid w:val="009B3202"/>
    <w:rsid w:val="009B5369"/>
    <w:rsid w:val="009C1A2E"/>
    <w:rsid w:val="009C6649"/>
    <w:rsid w:val="009E1A27"/>
    <w:rsid w:val="009E270A"/>
    <w:rsid w:val="009E5974"/>
    <w:rsid w:val="009F0921"/>
    <w:rsid w:val="009F0C40"/>
    <w:rsid w:val="009F1A75"/>
    <w:rsid w:val="009F4349"/>
    <w:rsid w:val="009F460F"/>
    <w:rsid w:val="009F496A"/>
    <w:rsid w:val="009F5E5A"/>
    <w:rsid w:val="009F7EFF"/>
    <w:rsid w:val="00A034E9"/>
    <w:rsid w:val="00A0446C"/>
    <w:rsid w:val="00A05408"/>
    <w:rsid w:val="00A05D88"/>
    <w:rsid w:val="00A150D2"/>
    <w:rsid w:val="00A15293"/>
    <w:rsid w:val="00A15348"/>
    <w:rsid w:val="00A25BA1"/>
    <w:rsid w:val="00A26754"/>
    <w:rsid w:val="00A27951"/>
    <w:rsid w:val="00A31204"/>
    <w:rsid w:val="00A3638F"/>
    <w:rsid w:val="00A41909"/>
    <w:rsid w:val="00A41F7F"/>
    <w:rsid w:val="00A436B4"/>
    <w:rsid w:val="00A517BB"/>
    <w:rsid w:val="00A56A7E"/>
    <w:rsid w:val="00A6229E"/>
    <w:rsid w:val="00A63DC6"/>
    <w:rsid w:val="00A67B1B"/>
    <w:rsid w:val="00A74CF9"/>
    <w:rsid w:val="00A755B3"/>
    <w:rsid w:val="00A76408"/>
    <w:rsid w:val="00A76547"/>
    <w:rsid w:val="00A84AFF"/>
    <w:rsid w:val="00A86139"/>
    <w:rsid w:val="00A87E3F"/>
    <w:rsid w:val="00A912A3"/>
    <w:rsid w:val="00A968CA"/>
    <w:rsid w:val="00AA20C3"/>
    <w:rsid w:val="00AA240D"/>
    <w:rsid w:val="00AB47DA"/>
    <w:rsid w:val="00AB545E"/>
    <w:rsid w:val="00AB57B0"/>
    <w:rsid w:val="00AB6208"/>
    <w:rsid w:val="00AC395C"/>
    <w:rsid w:val="00AD2050"/>
    <w:rsid w:val="00AD754C"/>
    <w:rsid w:val="00AE5F76"/>
    <w:rsid w:val="00AE607C"/>
    <w:rsid w:val="00AE6E3F"/>
    <w:rsid w:val="00B0227A"/>
    <w:rsid w:val="00B122BA"/>
    <w:rsid w:val="00B209B0"/>
    <w:rsid w:val="00B23196"/>
    <w:rsid w:val="00B24C94"/>
    <w:rsid w:val="00B35F5A"/>
    <w:rsid w:val="00B36199"/>
    <w:rsid w:val="00B41499"/>
    <w:rsid w:val="00B42CAA"/>
    <w:rsid w:val="00B43AE4"/>
    <w:rsid w:val="00B520AC"/>
    <w:rsid w:val="00B565C7"/>
    <w:rsid w:val="00B62D30"/>
    <w:rsid w:val="00B65E95"/>
    <w:rsid w:val="00B72B7F"/>
    <w:rsid w:val="00B77F92"/>
    <w:rsid w:val="00B8028B"/>
    <w:rsid w:val="00B8326E"/>
    <w:rsid w:val="00B9143E"/>
    <w:rsid w:val="00B93E65"/>
    <w:rsid w:val="00B950BC"/>
    <w:rsid w:val="00BA2350"/>
    <w:rsid w:val="00BB29F3"/>
    <w:rsid w:val="00BB2C73"/>
    <w:rsid w:val="00BB4B27"/>
    <w:rsid w:val="00BB7C65"/>
    <w:rsid w:val="00BC14E6"/>
    <w:rsid w:val="00BC4F5F"/>
    <w:rsid w:val="00BD1141"/>
    <w:rsid w:val="00BD2BAC"/>
    <w:rsid w:val="00BD3D4F"/>
    <w:rsid w:val="00BE1CEE"/>
    <w:rsid w:val="00BF3271"/>
    <w:rsid w:val="00BF3663"/>
    <w:rsid w:val="00BF71F5"/>
    <w:rsid w:val="00C035E9"/>
    <w:rsid w:val="00C04311"/>
    <w:rsid w:val="00C05BE3"/>
    <w:rsid w:val="00C066AF"/>
    <w:rsid w:val="00C0772C"/>
    <w:rsid w:val="00C07A28"/>
    <w:rsid w:val="00C11CA5"/>
    <w:rsid w:val="00C13634"/>
    <w:rsid w:val="00C143E3"/>
    <w:rsid w:val="00C15236"/>
    <w:rsid w:val="00C171FA"/>
    <w:rsid w:val="00C202C3"/>
    <w:rsid w:val="00C27F40"/>
    <w:rsid w:val="00C333D6"/>
    <w:rsid w:val="00C40005"/>
    <w:rsid w:val="00C470EC"/>
    <w:rsid w:val="00C51D57"/>
    <w:rsid w:val="00C546BD"/>
    <w:rsid w:val="00C55CCA"/>
    <w:rsid w:val="00C6105E"/>
    <w:rsid w:val="00C63BA2"/>
    <w:rsid w:val="00C705AE"/>
    <w:rsid w:val="00C71BBB"/>
    <w:rsid w:val="00C72F05"/>
    <w:rsid w:val="00C759B0"/>
    <w:rsid w:val="00C808EC"/>
    <w:rsid w:val="00C82B4A"/>
    <w:rsid w:val="00C83E59"/>
    <w:rsid w:val="00C844C1"/>
    <w:rsid w:val="00C9071E"/>
    <w:rsid w:val="00C93D45"/>
    <w:rsid w:val="00CA43C2"/>
    <w:rsid w:val="00CB03B9"/>
    <w:rsid w:val="00CB29A0"/>
    <w:rsid w:val="00CB6B14"/>
    <w:rsid w:val="00CB6B4A"/>
    <w:rsid w:val="00CC11ED"/>
    <w:rsid w:val="00CC3EA2"/>
    <w:rsid w:val="00CC665E"/>
    <w:rsid w:val="00CD2857"/>
    <w:rsid w:val="00CD2992"/>
    <w:rsid w:val="00CD2C65"/>
    <w:rsid w:val="00CD4524"/>
    <w:rsid w:val="00CD6856"/>
    <w:rsid w:val="00CD6C16"/>
    <w:rsid w:val="00CE14DF"/>
    <w:rsid w:val="00CE2FFC"/>
    <w:rsid w:val="00CE5988"/>
    <w:rsid w:val="00CE67AE"/>
    <w:rsid w:val="00CF04D7"/>
    <w:rsid w:val="00CF5F7E"/>
    <w:rsid w:val="00D00ECA"/>
    <w:rsid w:val="00D02739"/>
    <w:rsid w:val="00D03B20"/>
    <w:rsid w:val="00D06237"/>
    <w:rsid w:val="00D07F20"/>
    <w:rsid w:val="00D1233F"/>
    <w:rsid w:val="00D14323"/>
    <w:rsid w:val="00D173D7"/>
    <w:rsid w:val="00D17EC4"/>
    <w:rsid w:val="00D326BA"/>
    <w:rsid w:val="00D3454B"/>
    <w:rsid w:val="00D35D6B"/>
    <w:rsid w:val="00D40E5C"/>
    <w:rsid w:val="00D45C8F"/>
    <w:rsid w:val="00D464F7"/>
    <w:rsid w:val="00D47316"/>
    <w:rsid w:val="00D525B5"/>
    <w:rsid w:val="00D560BE"/>
    <w:rsid w:val="00D611BC"/>
    <w:rsid w:val="00D622E3"/>
    <w:rsid w:val="00D7201F"/>
    <w:rsid w:val="00D7442A"/>
    <w:rsid w:val="00D74C76"/>
    <w:rsid w:val="00D760CE"/>
    <w:rsid w:val="00D774ED"/>
    <w:rsid w:val="00D813A7"/>
    <w:rsid w:val="00D8532E"/>
    <w:rsid w:val="00D92B38"/>
    <w:rsid w:val="00DA22BD"/>
    <w:rsid w:val="00DA2687"/>
    <w:rsid w:val="00DA29A4"/>
    <w:rsid w:val="00DA3233"/>
    <w:rsid w:val="00DA3C5B"/>
    <w:rsid w:val="00DA41D4"/>
    <w:rsid w:val="00DA6272"/>
    <w:rsid w:val="00DA752D"/>
    <w:rsid w:val="00DB1682"/>
    <w:rsid w:val="00DB4D0E"/>
    <w:rsid w:val="00DC1005"/>
    <w:rsid w:val="00DC5785"/>
    <w:rsid w:val="00DC72F8"/>
    <w:rsid w:val="00DC76C6"/>
    <w:rsid w:val="00DD407B"/>
    <w:rsid w:val="00DD5392"/>
    <w:rsid w:val="00DD667C"/>
    <w:rsid w:val="00DF3375"/>
    <w:rsid w:val="00DF6DE2"/>
    <w:rsid w:val="00E000C7"/>
    <w:rsid w:val="00E0358B"/>
    <w:rsid w:val="00E03B41"/>
    <w:rsid w:val="00E042D0"/>
    <w:rsid w:val="00E05298"/>
    <w:rsid w:val="00E13CD6"/>
    <w:rsid w:val="00E13EAE"/>
    <w:rsid w:val="00E15BED"/>
    <w:rsid w:val="00E235FD"/>
    <w:rsid w:val="00E25B20"/>
    <w:rsid w:val="00E36B22"/>
    <w:rsid w:val="00E40A3B"/>
    <w:rsid w:val="00E41CF1"/>
    <w:rsid w:val="00E43C44"/>
    <w:rsid w:val="00E57760"/>
    <w:rsid w:val="00E57BE4"/>
    <w:rsid w:val="00E613C9"/>
    <w:rsid w:val="00E64FC7"/>
    <w:rsid w:val="00E70A64"/>
    <w:rsid w:val="00E714A0"/>
    <w:rsid w:val="00E80429"/>
    <w:rsid w:val="00E80B0D"/>
    <w:rsid w:val="00E87A3D"/>
    <w:rsid w:val="00E95D46"/>
    <w:rsid w:val="00E97692"/>
    <w:rsid w:val="00EA4AA5"/>
    <w:rsid w:val="00EB0624"/>
    <w:rsid w:val="00EB2334"/>
    <w:rsid w:val="00EB5320"/>
    <w:rsid w:val="00EC2596"/>
    <w:rsid w:val="00EC278F"/>
    <w:rsid w:val="00EC4873"/>
    <w:rsid w:val="00EC4AB7"/>
    <w:rsid w:val="00ED2970"/>
    <w:rsid w:val="00ED603B"/>
    <w:rsid w:val="00ED6BDC"/>
    <w:rsid w:val="00ED6C2E"/>
    <w:rsid w:val="00ED7471"/>
    <w:rsid w:val="00EE0FA1"/>
    <w:rsid w:val="00EE2643"/>
    <w:rsid w:val="00EE43A6"/>
    <w:rsid w:val="00EF46A6"/>
    <w:rsid w:val="00EF65E0"/>
    <w:rsid w:val="00EF67D7"/>
    <w:rsid w:val="00EF6FE1"/>
    <w:rsid w:val="00F02629"/>
    <w:rsid w:val="00F03877"/>
    <w:rsid w:val="00F0654C"/>
    <w:rsid w:val="00F074B9"/>
    <w:rsid w:val="00F077F4"/>
    <w:rsid w:val="00F10DD4"/>
    <w:rsid w:val="00F12449"/>
    <w:rsid w:val="00F15B39"/>
    <w:rsid w:val="00F20169"/>
    <w:rsid w:val="00F430A5"/>
    <w:rsid w:val="00F431EF"/>
    <w:rsid w:val="00F5662F"/>
    <w:rsid w:val="00F575DB"/>
    <w:rsid w:val="00F602F4"/>
    <w:rsid w:val="00F6034A"/>
    <w:rsid w:val="00F639B0"/>
    <w:rsid w:val="00F642A5"/>
    <w:rsid w:val="00F64B72"/>
    <w:rsid w:val="00F75BDC"/>
    <w:rsid w:val="00F76277"/>
    <w:rsid w:val="00F813EB"/>
    <w:rsid w:val="00F8520D"/>
    <w:rsid w:val="00F85A02"/>
    <w:rsid w:val="00F867F2"/>
    <w:rsid w:val="00F86FD3"/>
    <w:rsid w:val="00F8759B"/>
    <w:rsid w:val="00F8779E"/>
    <w:rsid w:val="00FA0191"/>
    <w:rsid w:val="00FA6193"/>
    <w:rsid w:val="00FB2B89"/>
    <w:rsid w:val="00FB37EF"/>
    <w:rsid w:val="00FC0243"/>
    <w:rsid w:val="00FC690A"/>
    <w:rsid w:val="00FD0D89"/>
    <w:rsid w:val="00FD353A"/>
    <w:rsid w:val="00FE38E0"/>
    <w:rsid w:val="00FF05E9"/>
    <w:rsid w:val="34E36E4B"/>
    <w:rsid w:val="4D855758"/>
    <w:rsid w:val="6487A6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6CC451"/>
  <w15:docId w15:val="{55116092-A8D2-4B1E-BE2A-BD53BCACF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PH" w:eastAsia="zh-CN" w:bidi="ar-SA"/>
      </w:rPr>
    </w:rPrDefault>
    <w:pPrDefault>
      <w:pPr>
        <w:spacing w:before="240" w:after="240" w:line="48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6B4"/>
    <w:pPr>
      <w:contextualSpacing/>
    </w:pPr>
    <w:rPr>
      <w:sz w:val="23"/>
      <w:lang w:val="en-US"/>
    </w:rPr>
  </w:style>
  <w:style w:type="paragraph" w:styleId="Heading1">
    <w:name w:val="heading 1"/>
    <w:basedOn w:val="Normal"/>
    <w:next w:val="Normal"/>
    <w:link w:val="Heading1Char"/>
    <w:uiPriority w:val="9"/>
    <w:qFormat/>
    <w:rsid w:val="00DC5785"/>
    <w:pPr>
      <w:keepNext/>
      <w:spacing w:after="60" w:line="720" w:lineRule="auto"/>
      <w:ind w:firstLine="0"/>
      <w:jc w:val="center"/>
      <w:outlineLvl w:val="0"/>
    </w:pPr>
    <w:rPr>
      <w:bCs/>
    </w:rPr>
  </w:style>
  <w:style w:type="paragraph" w:styleId="Heading2">
    <w:name w:val="heading 2"/>
    <w:basedOn w:val="Normal"/>
    <w:next w:val="Normal"/>
    <w:link w:val="Heading2Char"/>
    <w:uiPriority w:val="9"/>
    <w:unhideWhenUsed/>
    <w:qFormat/>
    <w:pPr>
      <w:keepNext/>
      <w:spacing w:after="60"/>
      <w:ind w:firstLine="0"/>
      <w:outlineLvl w:val="1"/>
    </w:pPr>
    <w:rPr>
      <w:b/>
    </w:rPr>
  </w:style>
  <w:style w:type="paragraph" w:styleId="Heading3">
    <w:name w:val="heading 3"/>
    <w:basedOn w:val="Normal"/>
    <w:next w:val="Normal"/>
    <w:uiPriority w:val="9"/>
    <w:unhideWhenUsed/>
    <w:qFormat/>
    <w:pPr>
      <w:keepNext/>
      <w:spacing w:after="60"/>
      <w:ind w:firstLine="0"/>
      <w:outlineLvl w:val="2"/>
    </w:pPr>
    <w:rPr>
      <w:b/>
      <w:i/>
    </w:rPr>
  </w:style>
  <w:style w:type="paragraph" w:styleId="Heading4">
    <w:name w:val="heading 4"/>
    <w:basedOn w:val="Normal"/>
    <w:next w:val="Normal"/>
    <w:uiPriority w:val="9"/>
    <w:semiHidden/>
    <w:unhideWhenUsed/>
    <w:qFormat/>
    <w:rsid w:val="002B7BAF"/>
    <w:pPr>
      <w:keepNext/>
      <w:spacing w:after="60"/>
      <w:outlineLvl w:val="3"/>
    </w:pPr>
    <w:rPr>
      <w:rFonts w:eastAsia="Calibri" w:cs="Calibri"/>
      <w:i/>
      <w:szCs w:val="28"/>
    </w:rPr>
  </w:style>
  <w:style w:type="paragraph" w:styleId="Heading5">
    <w:name w:val="heading 5"/>
    <w:basedOn w:val="Normal"/>
    <w:next w:val="Normal"/>
    <w:uiPriority w:val="9"/>
    <w:semiHidden/>
    <w:unhideWhenUsed/>
    <w:qFormat/>
    <w:pPr>
      <w:spacing w:after="6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after="60"/>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uiPriority w:val="10"/>
    <w:qFormat/>
    <w:rsid w:val="002B7BAF"/>
  </w:style>
  <w:style w:type="paragraph" w:styleId="Subtitle">
    <w:name w:val="Subtitle"/>
    <w:basedOn w:val="Normal"/>
    <w:next w:val="Normal"/>
    <w:uiPriority w:val="11"/>
    <w:qFormat/>
    <w:pPr>
      <w:spacing w:after="60"/>
      <w:jc w:val="center"/>
    </w:pPr>
    <w:rPr>
      <w:rFonts w:ascii="Cambria" w:eastAsia="Cambria" w:hAnsi="Cambria" w:cs="Cambria"/>
    </w:r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2B7BAF"/>
    <w:rPr>
      <w:color w:val="808080"/>
    </w:rPr>
  </w:style>
  <w:style w:type="paragraph" w:styleId="NoSpacing">
    <w:name w:val="No Spacing"/>
    <w:basedOn w:val="Normal"/>
    <w:uiPriority w:val="1"/>
    <w:qFormat/>
    <w:rsid w:val="003866DB"/>
    <w:pPr>
      <w:spacing w:before="0" w:after="0"/>
      <w:ind w:firstLine="0"/>
      <w:jc w:val="left"/>
    </w:pPr>
  </w:style>
  <w:style w:type="character" w:styleId="SubtleEmphasis">
    <w:name w:val="Subtle Emphasis"/>
    <w:basedOn w:val="DefaultParagraphFont"/>
    <w:uiPriority w:val="19"/>
    <w:qFormat/>
    <w:rsid w:val="003866DB"/>
    <w:rPr>
      <w:i/>
      <w:iCs/>
      <w:color w:val="404040" w:themeColor="text1" w:themeTint="BF"/>
    </w:rPr>
  </w:style>
  <w:style w:type="paragraph" w:styleId="ListParagraph">
    <w:name w:val="List Paragraph"/>
    <w:basedOn w:val="Normal"/>
    <w:uiPriority w:val="34"/>
    <w:qFormat/>
    <w:rsid w:val="00DC5785"/>
    <w:pPr>
      <w:ind w:left="720" w:firstLine="0"/>
      <w:jc w:val="left"/>
    </w:pPr>
    <w:rPr>
      <w:lang w:eastAsia="en-US"/>
    </w:rPr>
  </w:style>
  <w:style w:type="paragraph" w:styleId="Header">
    <w:name w:val="header"/>
    <w:basedOn w:val="Normal"/>
    <w:link w:val="HeaderChar"/>
    <w:uiPriority w:val="99"/>
    <w:unhideWhenUsed/>
    <w:rsid w:val="003866D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66DB"/>
  </w:style>
  <w:style w:type="paragraph" w:styleId="Footer">
    <w:name w:val="footer"/>
    <w:basedOn w:val="Normal"/>
    <w:link w:val="FooterChar"/>
    <w:uiPriority w:val="99"/>
    <w:unhideWhenUsed/>
    <w:rsid w:val="003866D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66DB"/>
  </w:style>
  <w:style w:type="character" w:styleId="Hyperlink">
    <w:name w:val="Hyperlink"/>
    <w:basedOn w:val="DefaultParagraphFont"/>
    <w:uiPriority w:val="99"/>
    <w:unhideWhenUsed/>
    <w:rsid w:val="00C40005"/>
    <w:rPr>
      <w:color w:val="0000FF" w:themeColor="hyperlink"/>
      <w:u w:val="single"/>
    </w:rPr>
  </w:style>
  <w:style w:type="character" w:styleId="UnresolvedMention">
    <w:name w:val="Unresolved Mention"/>
    <w:basedOn w:val="DefaultParagraphFont"/>
    <w:uiPriority w:val="99"/>
    <w:semiHidden/>
    <w:unhideWhenUsed/>
    <w:rsid w:val="00C40005"/>
    <w:rPr>
      <w:color w:val="605E5C"/>
      <w:shd w:val="clear" w:color="auto" w:fill="E1DFDD"/>
    </w:rPr>
  </w:style>
  <w:style w:type="paragraph" w:styleId="NormalWeb">
    <w:name w:val="Normal (Web)"/>
    <w:basedOn w:val="Normal"/>
    <w:uiPriority w:val="99"/>
    <w:unhideWhenUsed/>
    <w:rsid w:val="000C5C0C"/>
    <w:pPr>
      <w:spacing w:before="100" w:beforeAutospacing="1" w:after="100" w:afterAutospacing="1" w:line="240" w:lineRule="auto"/>
      <w:ind w:firstLine="0"/>
      <w:jc w:val="left"/>
    </w:pPr>
  </w:style>
  <w:style w:type="character" w:customStyle="1" w:styleId="Heading1Char">
    <w:name w:val="Heading 1 Char"/>
    <w:basedOn w:val="DefaultParagraphFont"/>
    <w:link w:val="Heading1"/>
    <w:uiPriority w:val="9"/>
    <w:rsid w:val="00DC5785"/>
    <w:rPr>
      <w:bCs/>
      <w:sz w:val="23"/>
    </w:rPr>
  </w:style>
  <w:style w:type="paragraph" w:styleId="TOC1">
    <w:name w:val="toc 1"/>
    <w:basedOn w:val="Normal"/>
    <w:next w:val="Normal"/>
    <w:autoRedefine/>
    <w:uiPriority w:val="39"/>
    <w:unhideWhenUsed/>
    <w:rsid w:val="00CF5F7E"/>
    <w:pPr>
      <w:tabs>
        <w:tab w:val="right" w:pos="8630"/>
      </w:tabs>
      <w:spacing w:before="0" w:after="100"/>
      <w:ind w:firstLine="0"/>
    </w:pPr>
  </w:style>
  <w:style w:type="paragraph" w:styleId="TOC2">
    <w:name w:val="toc 2"/>
    <w:basedOn w:val="Normal"/>
    <w:next w:val="Normal"/>
    <w:autoRedefine/>
    <w:uiPriority w:val="39"/>
    <w:unhideWhenUsed/>
    <w:rsid w:val="00CF5F7E"/>
    <w:pPr>
      <w:spacing w:after="100"/>
      <w:ind w:left="240"/>
    </w:pPr>
  </w:style>
  <w:style w:type="paragraph" w:styleId="Date">
    <w:name w:val="Date"/>
    <w:basedOn w:val="Normal"/>
    <w:next w:val="Normal"/>
    <w:link w:val="DateChar"/>
    <w:uiPriority w:val="99"/>
    <w:semiHidden/>
    <w:unhideWhenUsed/>
    <w:rsid w:val="00142CC8"/>
  </w:style>
  <w:style w:type="character" w:customStyle="1" w:styleId="DateChar">
    <w:name w:val="Date Char"/>
    <w:basedOn w:val="DefaultParagraphFont"/>
    <w:link w:val="Date"/>
    <w:uiPriority w:val="99"/>
    <w:semiHidden/>
    <w:rsid w:val="00142CC8"/>
    <w:rPr>
      <w:sz w:val="23"/>
    </w:rPr>
  </w:style>
  <w:style w:type="character" w:customStyle="1" w:styleId="apple-tab-span">
    <w:name w:val="apple-tab-span"/>
    <w:basedOn w:val="DefaultParagraphFont"/>
    <w:rsid w:val="00C035E9"/>
  </w:style>
  <w:style w:type="paragraph" w:styleId="Caption">
    <w:name w:val="caption"/>
    <w:basedOn w:val="Normal"/>
    <w:next w:val="Normal"/>
    <w:uiPriority w:val="35"/>
    <w:unhideWhenUsed/>
    <w:qFormat/>
    <w:rsid w:val="004F2050"/>
    <w:pPr>
      <w:spacing w:before="0"/>
      <w:ind w:firstLine="0"/>
      <w:jc w:val="left"/>
    </w:pPr>
    <w:rPr>
      <w:b/>
      <w:bCs/>
      <w:iCs/>
      <w:szCs w:val="18"/>
    </w:rPr>
  </w:style>
  <w:style w:type="table" w:styleId="TableGrid">
    <w:name w:val="Table Grid"/>
    <w:basedOn w:val="TableNormal"/>
    <w:uiPriority w:val="39"/>
    <w:rsid w:val="007474F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474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7474FE"/>
    <w:pPr>
      <w:spacing w:after="0"/>
    </w:pPr>
  </w:style>
  <w:style w:type="character" w:customStyle="1" w:styleId="Heading2Char">
    <w:name w:val="Heading 2 Char"/>
    <w:basedOn w:val="DefaultParagraphFont"/>
    <w:link w:val="Heading2"/>
    <w:uiPriority w:val="9"/>
    <w:rsid w:val="00497514"/>
    <w:rPr>
      <w:b/>
      <w:sz w:val="23"/>
    </w:rPr>
  </w:style>
  <w:style w:type="character" w:styleId="CommentReference">
    <w:name w:val="annotation reference"/>
    <w:basedOn w:val="DefaultParagraphFont"/>
    <w:uiPriority w:val="99"/>
    <w:semiHidden/>
    <w:unhideWhenUsed/>
    <w:rsid w:val="00270B82"/>
    <w:rPr>
      <w:sz w:val="16"/>
      <w:szCs w:val="16"/>
    </w:rPr>
  </w:style>
  <w:style w:type="paragraph" w:styleId="CommentText">
    <w:name w:val="annotation text"/>
    <w:basedOn w:val="Normal"/>
    <w:link w:val="CommentTextChar"/>
    <w:uiPriority w:val="99"/>
    <w:unhideWhenUsed/>
    <w:rsid w:val="00270B82"/>
    <w:pPr>
      <w:spacing w:line="240" w:lineRule="auto"/>
    </w:pPr>
    <w:rPr>
      <w:sz w:val="20"/>
      <w:szCs w:val="20"/>
    </w:rPr>
  </w:style>
  <w:style w:type="character" w:customStyle="1" w:styleId="CommentTextChar">
    <w:name w:val="Comment Text Char"/>
    <w:basedOn w:val="DefaultParagraphFont"/>
    <w:link w:val="CommentText"/>
    <w:uiPriority w:val="99"/>
    <w:rsid w:val="00270B82"/>
    <w:rPr>
      <w:sz w:val="20"/>
      <w:szCs w:val="20"/>
    </w:rPr>
  </w:style>
  <w:style w:type="paragraph" w:styleId="CommentSubject">
    <w:name w:val="annotation subject"/>
    <w:basedOn w:val="CommentText"/>
    <w:next w:val="CommentText"/>
    <w:link w:val="CommentSubjectChar"/>
    <w:uiPriority w:val="99"/>
    <w:semiHidden/>
    <w:unhideWhenUsed/>
    <w:rsid w:val="00270B82"/>
    <w:rPr>
      <w:b/>
      <w:bCs/>
    </w:rPr>
  </w:style>
  <w:style w:type="character" w:customStyle="1" w:styleId="CommentSubjectChar">
    <w:name w:val="Comment Subject Char"/>
    <w:basedOn w:val="CommentTextChar"/>
    <w:link w:val="CommentSubject"/>
    <w:uiPriority w:val="99"/>
    <w:semiHidden/>
    <w:rsid w:val="00270B82"/>
    <w:rPr>
      <w:b/>
      <w:bCs/>
      <w:sz w:val="20"/>
      <w:szCs w:val="20"/>
    </w:rPr>
  </w:style>
  <w:style w:type="paragraph" w:customStyle="1" w:styleId="paragraph">
    <w:name w:val="paragraph"/>
    <w:basedOn w:val="Normal"/>
    <w:rsid w:val="00E13CD6"/>
    <w:pPr>
      <w:spacing w:before="100" w:beforeAutospacing="1" w:after="100" w:afterAutospacing="1" w:line="240" w:lineRule="auto"/>
      <w:ind w:firstLine="0"/>
      <w:contextualSpacing w:val="0"/>
      <w:jc w:val="left"/>
    </w:pPr>
    <w:rPr>
      <w:sz w:val="24"/>
      <w:lang w:eastAsia="en-PH"/>
    </w:rPr>
  </w:style>
  <w:style w:type="character" w:customStyle="1" w:styleId="normaltextrun">
    <w:name w:val="normaltextrun"/>
    <w:basedOn w:val="DefaultParagraphFont"/>
    <w:rsid w:val="00E13CD6"/>
  </w:style>
  <w:style w:type="character" w:customStyle="1" w:styleId="eop">
    <w:name w:val="eop"/>
    <w:basedOn w:val="DefaultParagraphFont"/>
    <w:rsid w:val="00E13CD6"/>
  </w:style>
  <w:style w:type="paragraph" w:styleId="TOC3">
    <w:name w:val="toc 3"/>
    <w:basedOn w:val="Normal"/>
    <w:next w:val="Normal"/>
    <w:autoRedefine/>
    <w:uiPriority w:val="39"/>
    <w:unhideWhenUsed/>
    <w:rsid w:val="00211D83"/>
    <w:pPr>
      <w:spacing w:after="100"/>
      <w:ind w:left="460"/>
    </w:pPr>
  </w:style>
  <w:style w:type="paragraph" w:styleId="Revision">
    <w:name w:val="Revision"/>
    <w:hidden/>
    <w:uiPriority w:val="99"/>
    <w:semiHidden/>
    <w:rsid w:val="00492108"/>
    <w:pPr>
      <w:spacing w:before="0" w:after="0" w:line="240" w:lineRule="auto"/>
      <w:ind w:firstLine="0"/>
      <w:jc w:val="left"/>
    </w:pPr>
    <w:rPr>
      <w:sz w:val="23"/>
    </w:rPr>
  </w:style>
  <w:style w:type="character" w:styleId="FollowedHyperlink">
    <w:name w:val="FollowedHyperlink"/>
    <w:basedOn w:val="DefaultParagraphFont"/>
    <w:uiPriority w:val="99"/>
    <w:semiHidden/>
    <w:unhideWhenUsed/>
    <w:rsid w:val="00A968CA"/>
    <w:rPr>
      <w:color w:val="800080" w:themeColor="followedHyperlink"/>
      <w:u w:val="single"/>
    </w:rPr>
  </w:style>
  <w:style w:type="table" w:styleId="PlainTable1">
    <w:name w:val="Plain Table 1"/>
    <w:basedOn w:val="TableNormal"/>
    <w:uiPriority w:val="41"/>
    <w:rsid w:val="000171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01715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75149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34613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5067">
      <w:bodyDiv w:val="1"/>
      <w:marLeft w:val="0"/>
      <w:marRight w:val="0"/>
      <w:marTop w:val="0"/>
      <w:marBottom w:val="0"/>
      <w:divBdr>
        <w:top w:val="none" w:sz="0" w:space="0" w:color="auto"/>
        <w:left w:val="none" w:sz="0" w:space="0" w:color="auto"/>
        <w:bottom w:val="none" w:sz="0" w:space="0" w:color="auto"/>
        <w:right w:val="none" w:sz="0" w:space="0" w:color="auto"/>
      </w:divBdr>
    </w:div>
    <w:div w:id="33701649">
      <w:bodyDiv w:val="1"/>
      <w:marLeft w:val="0"/>
      <w:marRight w:val="0"/>
      <w:marTop w:val="0"/>
      <w:marBottom w:val="0"/>
      <w:divBdr>
        <w:top w:val="none" w:sz="0" w:space="0" w:color="auto"/>
        <w:left w:val="none" w:sz="0" w:space="0" w:color="auto"/>
        <w:bottom w:val="none" w:sz="0" w:space="0" w:color="auto"/>
        <w:right w:val="none" w:sz="0" w:space="0" w:color="auto"/>
      </w:divBdr>
    </w:div>
    <w:div w:id="35548496">
      <w:bodyDiv w:val="1"/>
      <w:marLeft w:val="0"/>
      <w:marRight w:val="0"/>
      <w:marTop w:val="0"/>
      <w:marBottom w:val="0"/>
      <w:divBdr>
        <w:top w:val="none" w:sz="0" w:space="0" w:color="auto"/>
        <w:left w:val="none" w:sz="0" w:space="0" w:color="auto"/>
        <w:bottom w:val="none" w:sz="0" w:space="0" w:color="auto"/>
        <w:right w:val="none" w:sz="0" w:space="0" w:color="auto"/>
      </w:divBdr>
    </w:div>
    <w:div w:id="50270880">
      <w:bodyDiv w:val="1"/>
      <w:marLeft w:val="0"/>
      <w:marRight w:val="0"/>
      <w:marTop w:val="0"/>
      <w:marBottom w:val="0"/>
      <w:divBdr>
        <w:top w:val="none" w:sz="0" w:space="0" w:color="auto"/>
        <w:left w:val="none" w:sz="0" w:space="0" w:color="auto"/>
        <w:bottom w:val="none" w:sz="0" w:space="0" w:color="auto"/>
        <w:right w:val="none" w:sz="0" w:space="0" w:color="auto"/>
      </w:divBdr>
    </w:div>
    <w:div w:id="137263962">
      <w:bodyDiv w:val="1"/>
      <w:marLeft w:val="0"/>
      <w:marRight w:val="0"/>
      <w:marTop w:val="0"/>
      <w:marBottom w:val="0"/>
      <w:divBdr>
        <w:top w:val="none" w:sz="0" w:space="0" w:color="auto"/>
        <w:left w:val="none" w:sz="0" w:space="0" w:color="auto"/>
        <w:bottom w:val="none" w:sz="0" w:space="0" w:color="auto"/>
        <w:right w:val="none" w:sz="0" w:space="0" w:color="auto"/>
      </w:divBdr>
    </w:div>
    <w:div w:id="177549440">
      <w:bodyDiv w:val="1"/>
      <w:marLeft w:val="0"/>
      <w:marRight w:val="0"/>
      <w:marTop w:val="0"/>
      <w:marBottom w:val="0"/>
      <w:divBdr>
        <w:top w:val="none" w:sz="0" w:space="0" w:color="auto"/>
        <w:left w:val="none" w:sz="0" w:space="0" w:color="auto"/>
        <w:bottom w:val="none" w:sz="0" w:space="0" w:color="auto"/>
        <w:right w:val="none" w:sz="0" w:space="0" w:color="auto"/>
      </w:divBdr>
    </w:div>
    <w:div w:id="205412272">
      <w:bodyDiv w:val="1"/>
      <w:marLeft w:val="0"/>
      <w:marRight w:val="0"/>
      <w:marTop w:val="0"/>
      <w:marBottom w:val="0"/>
      <w:divBdr>
        <w:top w:val="none" w:sz="0" w:space="0" w:color="auto"/>
        <w:left w:val="none" w:sz="0" w:space="0" w:color="auto"/>
        <w:bottom w:val="none" w:sz="0" w:space="0" w:color="auto"/>
        <w:right w:val="none" w:sz="0" w:space="0" w:color="auto"/>
      </w:divBdr>
      <w:divsChild>
        <w:div w:id="1297219914">
          <w:marLeft w:val="0"/>
          <w:marRight w:val="0"/>
          <w:marTop w:val="0"/>
          <w:marBottom w:val="0"/>
          <w:divBdr>
            <w:top w:val="none" w:sz="0" w:space="0" w:color="auto"/>
            <w:left w:val="none" w:sz="0" w:space="0" w:color="auto"/>
            <w:bottom w:val="none" w:sz="0" w:space="0" w:color="auto"/>
            <w:right w:val="none" w:sz="0" w:space="0" w:color="auto"/>
          </w:divBdr>
          <w:divsChild>
            <w:div w:id="159739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5597">
      <w:bodyDiv w:val="1"/>
      <w:marLeft w:val="0"/>
      <w:marRight w:val="0"/>
      <w:marTop w:val="0"/>
      <w:marBottom w:val="0"/>
      <w:divBdr>
        <w:top w:val="none" w:sz="0" w:space="0" w:color="auto"/>
        <w:left w:val="none" w:sz="0" w:space="0" w:color="auto"/>
        <w:bottom w:val="none" w:sz="0" w:space="0" w:color="auto"/>
        <w:right w:val="none" w:sz="0" w:space="0" w:color="auto"/>
      </w:divBdr>
    </w:div>
    <w:div w:id="219096651">
      <w:bodyDiv w:val="1"/>
      <w:marLeft w:val="0"/>
      <w:marRight w:val="0"/>
      <w:marTop w:val="0"/>
      <w:marBottom w:val="0"/>
      <w:divBdr>
        <w:top w:val="none" w:sz="0" w:space="0" w:color="auto"/>
        <w:left w:val="none" w:sz="0" w:space="0" w:color="auto"/>
        <w:bottom w:val="none" w:sz="0" w:space="0" w:color="auto"/>
        <w:right w:val="none" w:sz="0" w:space="0" w:color="auto"/>
      </w:divBdr>
    </w:div>
    <w:div w:id="231044310">
      <w:bodyDiv w:val="1"/>
      <w:marLeft w:val="0"/>
      <w:marRight w:val="0"/>
      <w:marTop w:val="0"/>
      <w:marBottom w:val="0"/>
      <w:divBdr>
        <w:top w:val="none" w:sz="0" w:space="0" w:color="auto"/>
        <w:left w:val="none" w:sz="0" w:space="0" w:color="auto"/>
        <w:bottom w:val="none" w:sz="0" w:space="0" w:color="auto"/>
        <w:right w:val="none" w:sz="0" w:space="0" w:color="auto"/>
      </w:divBdr>
    </w:div>
    <w:div w:id="252707124">
      <w:bodyDiv w:val="1"/>
      <w:marLeft w:val="0"/>
      <w:marRight w:val="0"/>
      <w:marTop w:val="0"/>
      <w:marBottom w:val="0"/>
      <w:divBdr>
        <w:top w:val="none" w:sz="0" w:space="0" w:color="auto"/>
        <w:left w:val="none" w:sz="0" w:space="0" w:color="auto"/>
        <w:bottom w:val="none" w:sz="0" w:space="0" w:color="auto"/>
        <w:right w:val="none" w:sz="0" w:space="0" w:color="auto"/>
      </w:divBdr>
    </w:div>
    <w:div w:id="256988451">
      <w:bodyDiv w:val="1"/>
      <w:marLeft w:val="0"/>
      <w:marRight w:val="0"/>
      <w:marTop w:val="0"/>
      <w:marBottom w:val="0"/>
      <w:divBdr>
        <w:top w:val="none" w:sz="0" w:space="0" w:color="auto"/>
        <w:left w:val="none" w:sz="0" w:space="0" w:color="auto"/>
        <w:bottom w:val="none" w:sz="0" w:space="0" w:color="auto"/>
        <w:right w:val="none" w:sz="0" w:space="0" w:color="auto"/>
      </w:divBdr>
    </w:div>
    <w:div w:id="258367766">
      <w:bodyDiv w:val="1"/>
      <w:marLeft w:val="0"/>
      <w:marRight w:val="0"/>
      <w:marTop w:val="0"/>
      <w:marBottom w:val="0"/>
      <w:divBdr>
        <w:top w:val="none" w:sz="0" w:space="0" w:color="auto"/>
        <w:left w:val="none" w:sz="0" w:space="0" w:color="auto"/>
        <w:bottom w:val="none" w:sz="0" w:space="0" w:color="auto"/>
        <w:right w:val="none" w:sz="0" w:space="0" w:color="auto"/>
      </w:divBdr>
    </w:div>
    <w:div w:id="263540103">
      <w:bodyDiv w:val="1"/>
      <w:marLeft w:val="0"/>
      <w:marRight w:val="0"/>
      <w:marTop w:val="0"/>
      <w:marBottom w:val="0"/>
      <w:divBdr>
        <w:top w:val="none" w:sz="0" w:space="0" w:color="auto"/>
        <w:left w:val="none" w:sz="0" w:space="0" w:color="auto"/>
        <w:bottom w:val="none" w:sz="0" w:space="0" w:color="auto"/>
        <w:right w:val="none" w:sz="0" w:space="0" w:color="auto"/>
      </w:divBdr>
    </w:div>
    <w:div w:id="275912532">
      <w:bodyDiv w:val="1"/>
      <w:marLeft w:val="0"/>
      <w:marRight w:val="0"/>
      <w:marTop w:val="0"/>
      <w:marBottom w:val="0"/>
      <w:divBdr>
        <w:top w:val="none" w:sz="0" w:space="0" w:color="auto"/>
        <w:left w:val="none" w:sz="0" w:space="0" w:color="auto"/>
        <w:bottom w:val="none" w:sz="0" w:space="0" w:color="auto"/>
        <w:right w:val="none" w:sz="0" w:space="0" w:color="auto"/>
      </w:divBdr>
    </w:div>
    <w:div w:id="283968902">
      <w:bodyDiv w:val="1"/>
      <w:marLeft w:val="0"/>
      <w:marRight w:val="0"/>
      <w:marTop w:val="0"/>
      <w:marBottom w:val="0"/>
      <w:divBdr>
        <w:top w:val="none" w:sz="0" w:space="0" w:color="auto"/>
        <w:left w:val="none" w:sz="0" w:space="0" w:color="auto"/>
        <w:bottom w:val="none" w:sz="0" w:space="0" w:color="auto"/>
        <w:right w:val="none" w:sz="0" w:space="0" w:color="auto"/>
      </w:divBdr>
    </w:div>
    <w:div w:id="303193676">
      <w:bodyDiv w:val="1"/>
      <w:marLeft w:val="0"/>
      <w:marRight w:val="0"/>
      <w:marTop w:val="0"/>
      <w:marBottom w:val="0"/>
      <w:divBdr>
        <w:top w:val="none" w:sz="0" w:space="0" w:color="auto"/>
        <w:left w:val="none" w:sz="0" w:space="0" w:color="auto"/>
        <w:bottom w:val="none" w:sz="0" w:space="0" w:color="auto"/>
        <w:right w:val="none" w:sz="0" w:space="0" w:color="auto"/>
      </w:divBdr>
    </w:div>
    <w:div w:id="315883997">
      <w:bodyDiv w:val="1"/>
      <w:marLeft w:val="0"/>
      <w:marRight w:val="0"/>
      <w:marTop w:val="0"/>
      <w:marBottom w:val="0"/>
      <w:divBdr>
        <w:top w:val="none" w:sz="0" w:space="0" w:color="auto"/>
        <w:left w:val="none" w:sz="0" w:space="0" w:color="auto"/>
        <w:bottom w:val="none" w:sz="0" w:space="0" w:color="auto"/>
        <w:right w:val="none" w:sz="0" w:space="0" w:color="auto"/>
      </w:divBdr>
    </w:div>
    <w:div w:id="321086949">
      <w:bodyDiv w:val="1"/>
      <w:marLeft w:val="0"/>
      <w:marRight w:val="0"/>
      <w:marTop w:val="0"/>
      <w:marBottom w:val="0"/>
      <w:divBdr>
        <w:top w:val="none" w:sz="0" w:space="0" w:color="auto"/>
        <w:left w:val="none" w:sz="0" w:space="0" w:color="auto"/>
        <w:bottom w:val="none" w:sz="0" w:space="0" w:color="auto"/>
        <w:right w:val="none" w:sz="0" w:space="0" w:color="auto"/>
      </w:divBdr>
    </w:div>
    <w:div w:id="332339476">
      <w:bodyDiv w:val="1"/>
      <w:marLeft w:val="0"/>
      <w:marRight w:val="0"/>
      <w:marTop w:val="0"/>
      <w:marBottom w:val="0"/>
      <w:divBdr>
        <w:top w:val="none" w:sz="0" w:space="0" w:color="auto"/>
        <w:left w:val="none" w:sz="0" w:space="0" w:color="auto"/>
        <w:bottom w:val="none" w:sz="0" w:space="0" w:color="auto"/>
        <w:right w:val="none" w:sz="0" w:space="0" w:color="auto"/>
      </w:divBdr>
    </w:div>
    <w:div w:id="343289668">
      <w:bodyDiv w:val="1"/>
      <w:marLeft w:val="0"/>
      <w:marRight w:val="0"/>
      <w:marTop w:val="0"/>
      <w:marBottom w:val="0"/>
      <w:divBdr>
        <w:top w:val="none" w:sz="0" w:space="0" w:color="auto"/>
        <w:left w:val="none" w:sz="0" w:space="0" w:color="auto"/>
        <w:bottom w:val="none" w:sz="0" w:space="0" w:color="auto"/>
        <w:right w:val="none" w:sz="0" w:space="0" w:color="auto"/>
      </w:divBdr>
    </w:div>
    <w:div w:id="345908385">
      <w:bodyDiv w:val="1"/>
      <w:marLeft w:val="0"/>
      <w:marRight w:val="0"/>
      <w:marTop w:val="0"/>
      <w:marBottom w:val="0"/>
      <w:divBdr>
        <w:top w:val="none" w:sz="0" w:space="0" w:color="auto"/>
        <w:left w:val="none" w:sz="0" w:space="0" w:color="auto"/>
        <w:bottom w:val="none" w:sz="0" w:space="0" w:color="auto"/>
        <w:right w:val="none" w:sz="0" w:space="0" w:color="auto"/>
      </w:divBdr>
    </w:div>
    <w:div w:id="354162212">
      <w:bodyDiv w:val="1"/>
      <w:marLeft w:val="0"/>
      <w:marRight w:val="0"/>
      <w:marTop w:val="0"/>
      <w:marBottom w:val="0"/>
      <w:divBdr>
        <w:top w:val="none" w:sz="0" w:space="0" w:color="auto"/>
        <w:left w:val="none" w:sz="0" w:space="0" w:color="auto"/>
        <w:bottom w:val="none" w:sz="0" w:space="0" w:color="auto"/>
        <w:right w:val="none" w:sz="0" w:space="0" w:color="auto"/>
      </w:divBdr>
    </w:div>
    <w:div w:id="356853044">
      <w:bodyDiv w:val="1"/>
      <w:marLeft w:val="0"/>
      <w:marRight w:val="0"/>
      <w:marTop w:val="0"/>
      <w:marBottom w:val="0"/>
      <w:divBdr>
        <w:top w:val="none" w:sz="0" w:space="0" w:color="auto"/>
        <w:left w:val="none" w:sz="0" w:space="0" w:color="auto"/>
        <w:bottom w:val="none" w:sz="0" w:space="0" w:color="auto"/>
        <w:right w:val="none" w:sz="0" w:space="0" w:color="auto"/>
      </w:divBdr>
    </w:div>
    <w:div w:id="361828291">
      <w:bodyDiv w:val="1"/>
      <w:marLeft w:val="0"/>
      <w:marRight w:val="0"/>
      <w:marTop w:val="0"/>
      <w:marBottom w:val="0"/>
      <w:divBdr>
        <w:top w:val="none" w:sz="0" w:space="0" w:color="auto"/>
        <w:left w:val="none" w:sz="0" w:space="0" w:color="auto"/>
        <w:bottom w:val="none" w:sz="0" w:space="0" w:color="auto"/>
        <w:right w:val="none" w:sz="0" w:space="0" w:color="auto"/>
      </w:divBdr>
    </w:div>
    <w:div w:id="362680733">
      <w:bodyDiv w:val="1"/>
      <w:marLeft w:val="0"/>
      <w:marRight w:val="0"/>
      <w:marTop w:val="0"/>
      <w:marBottom w:val="0"/>
      <w:divBdr>
        <w:top w:val="none" w:sz="0" w:space="0" w:color="auto"/>
        <w:left w:val="none" w:sz="0" w:space="0" w:color="auto"/>
        <w:bottom w:val="none" w:sz="0" w:space="0" w:color="auto"/>
        <w:right w:val="none" w:sz="0" w:space="0" w:color="auto"/>
      </w:divBdr>
    </w:div>
    <w:div w:id="364018696">
      <w:bodyDiv w:val="1"/>
      <w:marLeft w:val="0"/>
      <w:marRight w:val="0"/>
      <w:marTop w:val="0"/>
      <w:marBottom w:val="0"/>
      <w:divBdr>
        <w:top w:val="none" w:sz="0" w:space="0" w:color="auto"/>
        <w:left w:val="none" w:sz="0" w:space="0" w:color="auto"/>
        <w:bottom w:val="none" w:sz="0" w:space="0" w:color="auto"/>
        <w:right w:val="none" w:sz="0" w:space="0" w:color="auto"/>
      </w:divBdr>
    </w:div>
    <w:div w:id="369763509">
      <w:bodyDiv w:val="1"/>
      <w:marLeft w:val="0"/>
      <w:marRight w:val="0"/>
      <w:marTop w:val="0"/>
      <w:marBottom w:val="0"/>
      <w:divBdr>
        <w:top w:val="none" w:sz="0" w:space="0" w:color="auto"/>
        <w:left w:val="none" w:sz="0" w:space="0" w:color="auto"/>
        <w:bottom w:val="none" w:sz="0" w:space="0" w:color="auto"/>
        <w:right w:val="none" w:sz="0" w:space="0" w:color="auto"/>
      </w:divBdr>
    </w:div>
    <w:div w:id="389496903">
      <w:bodyDiv w:val="1"/>
      <w:marLeft w:val="0"/>
      <w:marRight w:val="0"/>
      <w:marTop w:val="0"/>
      <w:marBottom w:val="0"/>
      <w:divBdr>
        <w:top w:val="none" w:sz="0" w:space="0" w:color="auto"/>
        <w:left w:val="none" w:sz="0" w:space="0" w:color="auto"/>
        <w:bottom w:val="none" w:sz="0" w:space="0" w:color="auto"/>
        <w:right w:val="none" w:sz="0" w:space="0" w:color="auto"/>
      </w:divBdr>
    </w:div>
    <w:div w:id="398133567">
      <w:bodyDiv w:val="1"/>
      <w:marLeft w:val="0"/>
      <w:marRight w:val="0"/>
      <w:marTop w:val="0"/>
      <w:marBottom w:val="0"/>
      <w:divBdr>
        <w:top w:val="none" w:sz="0" w:space="0" w:color="auto"/>
        <w:left w:val="none" w:sz="0" w:space="0" w:color="auto"/>
        <w:bottom w:val="none" w:sz="0" w:space="0" w:color="auto"/>
        <w:right w:val="none" w:sz="0" w:space="0" w:color="auto"/>
      </w:divBdr>
      <w:divsChild>
        <w:div w:id="799302006">
          <w:marLeft w:val="0"/>
          <w:marRight w:val="0"/>
          <w:marTop w:val="0"/>
          <w:marBottom w:val="0"/>
          <w:divBdr>
            <w:top w:val="single" w:sz="2" w:space="0" w:color="auto"/>
            <w:left w:val="single" w:sz="2" w:space="0" w:color="auto"/>
            <w:bottom w:val="single" w:sz="2" w:space="0" w:color="auto"/>
            <w:right w:val="single" w:sz="2" w:space="0" w:color="auto"/>
          </w:divBdr>
        </w:div>
      </w:divsChild>
    </w:div>
    <w:div w:id="404496477">
      <w:bodyDiv w:val="1"/>
      <w:marLeft w:val="0"/>
      <w:marRight w:val="0"/>
      <w:marTop w:val="0"/>
      <w:marBottom w:val="0"/>
      <w:divBdr>
        <w:top w:val="none" w:sz="0" w:space="0" w:color="auto"/>
        <w:left w:val="none" w:sz="0" w:space="0" w:color="auto"/>
        <w:bottom w:val="none" w:sz="0" w:space="0" w:color="auto"/>
        <w:right w:val="none" w:sz="0" w:space="0" w:color="auto"/>
      </w:divBdr>
    </w:div>
    <w:div w:id="416832946">
      <w:bodyDiv w:val="1"/>
      <w:marLeft w:val="0"/>
      <w:marRight w:val="0"/>
      <w:marTop w:val="0"/>
      <w:marBottom w:val="0"/>
      <w:divBdr>
        <w:top w:val="none" w:sz="0" w:space="0" w:color="auto"/>
        <w:left w:val="none" w:sz="0" w:space="0" w:color="auto"/>
        <w:bottom w:val="none" w:sz="0" w:space="0" w:color="auto"/>
        <w:right w:val="none" w:sz="0" w:space="0" w:color="auto"/>
      </w:divBdr>
    </w:div>
    <w:div w:id="444690783">
      <w:bodyDiv w:val="1"/>
      <w:marLeft w:val="0"/>
      <w:marRight w:val="0"/>
      <w:marTop w:val="0"/>
      <w:marBottom w:val="0"/>
      <w:divBdr>
        <w:top w:val="none" w:sz="0" w:space="0" w:color="auto"/>
        <w:left w:val="none" w:sz="0" w:space="0" w:color="auto"/>
        <w:bottom w:val="none" w:sz="0" w:space="0" w:color="auto"/>
        <w:right w:val="none" w:sz="0" w:space="0" w:color="auto"/>
      </w:divBdr>
    </w:div>
    <w:div w:id="451943442">
      <w:bodyDiv w:val="1"/>
      <w:marLeft w:val="0"/>
      <w:marRight w:val="0"/>
      <w:marTop w:val="0"/>
      <w:marBottom w:val="0"/>
      <w:divBdr>
        <w:top w:val="none" w:sz="0" w:space="0" w:color="auto"/>
        <w:left w:val="none" w:sz="0" w:space="0" w:color="auto"/>
        <w:bottom w:val="none" w:sz="0" w:space="0" w:color="auto"/>
        <w:right w:val="none" w:sz="0" w:space="0" w:color="auto"/>
      </w:divBdr>
    </w:div>
    <w:div w:id="490877357">
      <w:bodyDiv w:val="1"/>
      <w:marLeft w:val="0"/>
      <w:marRight w:val="0"/>
      <w:marTop w:val="0"/>
      <w:marBottom w:val="0"/>
      <w:divBdr>
        <w:top w:val="none" w:sz="0" w:space="0" w:color="auto"/>
        <w:left w:val="none" w:sz="0" w:space="0" w:color="auto"/>
        <w:bottom w:val="none" w:sz="0" w:space="0" w:color="auto"/>
        <w:right w:val="none" w:sz="0" w:space="0" w:color="auto"/>
      </w:divBdr>
    </w:div>
    <w:div w:id="496655723">
      <w:bodyDiv w:val="1"/>
      <w:marLeft w:val="0"/>
      <w:marRight w:val="0"/>
      <w:marTop w:val="0"/>
      <w:marBottom w:val="0"/>
      <w:divBdr>
        <w:top w:val="none" w:sz="0" w:space="0" w:color="auto"/>
        <w:left w:val="none" w:sz="0" w:space="0" w:color="auto"/>
        <w:bottom w:val="none" w:sz="0" w:space="0" w:color="auto"/>
        <w:right w:val="none" w:sz="0" w:space="0" w:color="auto"/>
      </w:divBdr>
    </w:div>
    <w:div w:id="504057203">
      <w:bodyDiv w:val="1"/>
      <w:marLeft w:val="0"/>
      <w:marRight w:val="0"/>
      <w:marTop w:val="0"/>
      <w:marBottom w:val="0"/>
      <w:divBdr>
        <w:top w:val="none" w:sz="0" w:space="0" w:color="auto"/>
        <w:left w:val="none" w:sz="0" w:space="0" w:color="auto"/>
        <w:bottom w:val="none" w:sz="0" w:space="0" w:color="auto"/>
        <w:right w:val="none" w:sz="0" w:space="0" w:color="auto"/>
      </w:divBdr>
    </w:div>
    <w:div w:id="514735946">
      <w:bodyDiv w:val="1"/>
      <w:marLeft w:val="0"/>
      <w:marRight w:val="0"/>
      <w:marTop w:val="0"/>
      <w:marBottom w:val="0"/>
      <w:divBdr>
        <w:top w:val="none" w:sz="0" w:space="0" w:color="auto"/>
        <w:left w:val="none" w:sz="0" w:space="0" w:color="auto"/>
        <w:bottom w:val="none" w:sz="0" w:space="0" w:color="auto"/>
        <w:right w:val="none" w:sz="0" w:space="0" w:color="auto"/>
      </w:divBdr>
    </w:div>
    <w:div w:id="531917899">
      <w:bodyDiv w:val="1"/>
      <w:marLeft w:val="0"/>
      <w:marRight w:val="0"/>
      <w:marTop w:val="0"/>
      <w:marBottom w:val="0"/>
      <w:divBdr>
        <w:top w:val="none" w:sz="0" w:space="0" w:color="auto"/>
        <w:left w:val="none" w:sz="0" w:space="0" w:color="auto"/>
        <w:bottom w:val="none" w:sz="0" w:space="0" w:color="auto"/>
        <w:right w:val="none" w:sz="0" w:space="0" w:color="auto"/>
      </w:divBdr>
      <w:divsChild>
        <w:div w:id="1398749809">
          <w:marLeft w:val="0"/>
          <w:marRight w:val="0"/>
          <w:marTop w:val="0"/>
          <w:marBottom w:val="0"/>
          <w:divBdr>
            <w:top w:val="none" w:sz="0" w:space="0" w:color="auto"/>
            <w:left w:val="none" w:sz="0" w:space="0" w:color="auto"/>
            <w:bottom w:val="none" w:sz="0" w:space="0" w:color="auto"/>
            <w:right w:val="none" w:sz="0" w:space="0" w:color="auto"/>
          </w:divBdr>
          <w:divsChild>
            <w:div w:id="135981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51502">
      <w:bodyDiv w:val="1"/>
      <w:marLeft w:val="0"/>
      <w:marRight w:val="0"/>
      <w:marTop w:val="0"/>
      <w:marBottom w:val="0"/>
      <w:divBdr>
        <w:top w:val="none" w:sz="0" w:space="0" w:color="auto"/>
        <w:left w:val="none" w:sz="0" w:space="0" w:color="auto"/>
        <w:bottom w:val="none" w:sz="0" w:space="0" w:color="auto"/>
        <w:right w:val="none" w:sz="0" w:space="0" w:color="auto"/>
      </w:divBdr>
    </w:div>
    <w:div w:id="551116146">
      <w:bodyDiv w:val="1"/>
      <w:marLeft w:val="0"/>
      <w:marRight w:val="0"/>
      <w:marTop w:val="0"/>
      <w:marBottom w:val="0"/>
      <w:divBdr>
        <w:top w:val="none" w:sz="0" w:space="0" w:color="auto"/>
        <w:left w:val="none" w:sz="0" w:space="0" w:color="auto"/>
        <w:bottom w:val="none" w:sz="0" w:space="0" w:color="auto"/>
        <w:right w:val="none" w:sz="0" w:space="0" w:color="auto"/>
      </w:divBdr>
    </w:div>
    <w:div w:id="561214880">
      <w:bodyDiv w:val="1"/>
      <w:marLeft w:val="0"/>
      <w:marRight w:val="0"/>
      <w:marTop w:val="0"/>
      <w:marBottom w:val="0"/>
      <w:divBdr>
        <w:top w:val="none" w:sz="0" w:space="0" w:color="auto"/>
        <w:left w:val="none" w:sz="0" w:space="0" w:color="auto"/>
        <w:bottom w:val="none" w:sz="0" w:space="0" w:color="auto"/>
        <w:right w:val="none" w:sz="0" w:space="0" w:color="auto"/>
      </w:divBdr>
      <w:divsChild>
        <w:div w:id="983047337">
          <w:marLeft w:val="0"/>
          <w:marRight w:val="0"/>
          <w:marTop w:val="0"/>
          <w:marBottom w:val="0"/>
          <w:divBdr>
            <w:top w:val="none" w:sz="0" w:space="0" w:color="auto"/>
            <w:left w:val="none" w:sz="0" w:space="0" w:color="auto"/>
            <w:bottom w:val="none" w:sz="0" w:space="0" w:color="auto"/>
            <w:right w:val="none" w:sz="0" w:space="0" w:color="auto"/>
          </w:divBdr>
          <w:divsChild>
            <w:div w:id="203622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7817">
      <w:bodyDiv w:val="1"/>
      <w:marLeft w:val="0"/>
      <w:marRight w:val="0"/>
      <w:marTop w:val="0"/>
      <w:marBottom w:val="0"/>
      <w:divBdr>
        <w:top w:val="none" w:sz="0" w:space="0" w:color="auto"/>
        <w:left w:val="none" w:sz="0" w:space="0" w:color="auto"/>
        <w:bottom w:val="none" w:sz="0" w:space="0" w:color="auto"/>
        <w:right w:val="none" w:sz="0" w:space="0" w:color="auto"/>
      </w:divBdr>
    </w:div>
    <w:div w:id="616332602">
      <w:bodyDiv w:val="1"/>
      <w:marLeft w:val="0"/>
      <w:marRight w:val="0"/>
      <w:marTop w:val="0"/>
      <w:marBottom w:val="0"/>
      <w:divBdr>
        <w:top w:val="none" w:sz="0" w:space="0" w:color="auto"/>
        <w:left w:val="none" w:sz="0" w:space="0" w:color="auto"/>
        <w:bottom w:val="none" w:sz="0" w:space="0" w:color="auto"/>
        <w:right w:val="none" w:sz="0" w:space="0" w:color="auto"/>
      </w:divBdr>
    </w:div>
    <w:div w:id="628122223">
      <w:bodyDiv w:val="1"/>
      <w:marLeft w:val="0"/>
      <w:marRight w:val="0"/>
      <w:marTop w:val="0"/>
      <w:marBottom w:val="0"/>
      <w:divBdr>
        <w:top w:val="none" w:sz="0" w:space="0" w:color="auto"/>
        <w:left w:val="none" w:sz="0" w:space="0" w:color="auto"/>
        <w:bottom w:val="none" w:sz="0" w:space="0" w:color="auto"/>
        <w:right w:val="none" w:sz="0" w:space="0" w:color="auto"/>
      </w:divBdr>
    </w:div>
    <w:div w:id="635263711">
      <w:bodyDiv w:val="1"/>
      <w:marLeft w:val="0"/>
      <w:marRight w:val="0"/>
      <w:marTop w:val="0"/>
      <w:marBottom w:val="0"/>
      <w:divBdr>
        <w:top w:val="none" w:sz="0" w:space="0" w:color="auto"/>
        <w:left w:val="none" w:sz="0" w:space="0" w:color="auto"/>
        <w:bottom w:val="none" w:sz="0" w:space="0" w:color="auto"/>
        <w:right w:val="none" w:sz="0" w:space="0" w:color="auto"/>
      </w:divBdr>
    </w:div>
    <w:div w:id="638194905">
      <w:bodyDiv w:val="1"/>
      <w:marLeft w:val="0"/>
      <w:marRight w:val="0"/>
      <w:marTop w:val="0"/>
      <w:marBottom w:val="0"/>
      <w:divBdr>
        <w:top w:val="none" w:sz="0" w:space="0" w:color="auto"/>
        <w:left w:val="none" w:sz="0" w:space="0" w:color="auto"/>
        <w:bottom w:val="none" w:sz="0" w:space="0" w:color="auto"/>
        <w:right w:val="none" w:sz="0" w:space="0" w:color="auto"/>
      </w:divBdr>
    </w:div>
    <w:div w:id="688869312">
      <w:bodyDiv w:val="1"/>
      <w:marLeft w:val="0"/>
      <w:marRight w:val="0"/>
      <w:marTop w:val="0"/>
      <w:marBottom w:val="0"/>
      <w:divBdr>
        <w:top w:val="none" w:sz="0" w:space="0" w:color="auto"/>
        <w:left w:val="none" w:sz="0" w:space="0" w:color="auto"/>
        <w:bottom w:val="none" w:sz="0" w:space="0" w:color="auto"/>
        <w:right w:val="none" w:sz="0" w:space="0" w:color="auto"/>
      </w:divBdr>
    </w:div>
    <w:div w:id="692338389">
      <w:bodyDiv w:val="1"/>
      <w:marLeft w:val="0"/>
      <w:marRight w:val="0"/>
      <w:marTop w:val="0"/>
      <w:marBottom w:val="0"/>
      <w:divBdr>
        <w:top w:val="none" w:sz="0" w:space="0" w:color="auto"/>
        <w:left w:val="none" w:sz="0" w:space="0" w:color="auto"/>
        <w:bottom w:val="none" w:sz="0" w:space="0" w:color="auto"/>
        <w:right w:val="none" w:sz="0" w:space="0" w:color="auto"/>
      </w:divBdr>
    </w:div>
    <w:div w:id="739837153">
      <w:bodyDiv w:val="1"/>
      <w:marLeft w:val="0"/>
      <w:marRight w:val="0"/>
      <w:marTop w:val="0"/>
      <w:marBottom w:val="0"/>
      <w:divBdr>
        <w:top w:val="none" w:sz="0" w:space="0" w:color="auto"/>
        <w:left w:val="none" w:sz="0" w:space="0" w:color="auto"/>
        <w:bottom w:val="none" w:sz="0" w:space="0" w:color="auto"/>
        <w:right w:val="none" w:sz="0" w:space="0" w:color="auto"/>
      </w:divBdr>
    </w:div>
    <w:div w:id="746270772">
      <w:bodyDiv w:val="1"/>
      <w:marLeft w:val="0"/>
      <w:marRight w:val="0"/>
      <w:marTop w:val="0"/>
      <w:marBottom w:val="0"/>
      <w:divBdr>
        <w:top w:val="none" w:sz="0" w:space="0" w:color="auto"/>
        <w:left w:val="none" w:sz="0" w:space="0" w:color="auto"/>
        <w:bottom w:val="none" w:sz="0" w:space="0" w:color="auto"/>
        <w:right w:val="none" w:sz="0" w:space="0" w:color="auto"/>
      </w:divBdr>
    </w:div>
    <w:div w:id="763650081">
      <w:bodyDiv w:val="1"/>
      <w:marLeft w:val="0"/>
      <w:marRight w:val="0"/>
      <w:marTop w:val="0"/>
      <w:marBottom w:val="0"/>
      <w:divBdr>
        <w:top w:val="none" w:sz="0" w:space="0" w:color="auto"/>
        <w:left w:val="none" w:sz="0" w:space="0" w:color="auto"/>
        <w:bottom w:val="none" w:sz="0" w:space="0" w:color="auto"/>
        <w:right w:val="none" w:sz="0" w:space="0" w:color="auto"/>
      </w:divBdr>
    </w:div>
    <w:div w:id="768545135">
      <w:bodyDiv w:val="1"/>
      <w:marLeft w:val="0"/>
      <w:marRight w:val="0"/>
      <w:marTop w:val="0"/>
      <w:marBottom w:val="0"/>
      <w:divBdr>
        <w:top w:val="none" w:sz="0" w:space="0" w:color="auto"/>
        <w:left w:val="none" w:sz="0" w:space="0" w:color="auto"/>
        <w:bottom w:val="none" w:sz="0" w:space="0" w:color="auto"/>
        <w:right w:val="none" w:sz="0" w:space="0" w:color="auto"/>
      </w:divBdr>
    </w:div>
    <w:div w:id="824006086">
      <w:bodyDiv w:val="1"/>
      <w:marLeft w:val="0"/>
      <w:marRight w:val="0"/>
      <w:marTop w:val="0"/>
      <w:marBottom w:val="0"/>
      <w:divBdr>
        <w:top w:val="none" w:sz="0" w:space="0" w:color="auto"/>
        <w:left w:val="none" w:sz="0" w:space="0" w:color="auto"/>
        <w:bottom w:val="none" w:sz="0" w:space="0" w:color="auto"/>
        <w:right w:val="none" w:sz="0" w:space="0" w:color="auto"/>
      </w:divBdr>
    </w:div>
    <w:div w:id="830098476">
      <w:bodyDiv w:val="1"/>
      <w:marLeft w:val="0"/>
      <w:marRight w:val="0"/>
      <w:marTop w:val="0"/>
      <w:marBottom w:val="0"/>
      <w:divBdr>
        <w:top w:val="none" w:sz="0" w:space="0" w:color="auto"/>
        <w:left w:val="none" w:sz="0" w:space="0" w:color="auto"/>
        <w:bottom w:val="none" w:sz="0" w:space="0" w:color="auto"/>
        <w:right w:val="none" w:sz="0" w:space="0" w:color="auto"/>
      </w:divBdr>
      <w:divsChild>
        <w:div w:id="936062774">
          <w:marLeft w:val="0"/>
          <w:marRight w:val="0"/>
          <w:marTop w:val="0"/>
          <w:marBottom w:val="0"/>
          <w:divBdr>
            <w:top w:val="single" w:sz="6" w:space="0" w:color="auto"/>
            <w:left w:val="single" w:sz="6" w:space="0" w:color="auto"/>
            <w:bottom w:val="single" w:sz="6" w:space="0" w:color="auto"/>
            <w:right w:val="single" w:sz="6" w:space="0" w:color="auto"/>
          </w:divBdr>
        </w:div>
      </w:divsChild>
    </w:div>
    <w:div w:id="835457939">
      <w:bodyDiv w:val="1"/>
      <w:marLeft w:val="0"/>
      <w:marRight w:val="0"/>
      <w:marTop w:val="0"/>
      <w:marBottom w:val="0"/>
      <w:divBdr>
        <w:top w:val="none" w:sz="0" w:space="0" w:color="auto"/>
        <w:left w:val="none" w:sz="0" w:space="0" w:color="auto"/>
        <w:bottom w:val="none" w:sz="0" w:space="0" w:color="auto"/>
        <w:right w:val="none" w:sz="0" w:space="0" w:color="auto"/>
      </w:divBdr>
    </w:div>
    <w:div w:id="866453442">
      <w:bodyDiv w:val="1"/>
      <w:marLeft w:val="0"/>
      <w:marRight w:val="0"/>
      <w:marTop w:val="0"/>
      <w:marBottom w:val="0"/>
      <w:divBdr>
        <w:top w:val="none" w:sz="0" w:space="0" w:color="auto"/>
        <w:left w:val="none" w:sz="0" w:space="0" w:color="auto"/>
        <w:bottom w:val="none" w:sz="0" w:space="0" w:color="auto"/>
        <w:right w:val="none" w:sz="0" w:space="0" w:color="auto"/>
      </w:divBdr>
    </w:div>
    <w:div w:id="907612497">
      <w:bodyDiv w:val="1"/>
      <w:marLeft w:val="0"/>
      <w:marRight w:val="0"/>
      <w:marTop w:val="0"/>
      <w:marBottom w:val="0"/>
      <w:divBdr>
        <w:top w:val="none" w:sz="0" w:space="0" w:color="auto"/>
        <w:left w:val="none" w:sz="0" w:space="0" w:color="auto"/>
        <w:bottom w:val="none" w:sz="0" w:space="0" w:color="auto"/>
        <w:right w:val="none" w:sz="0" w:space="0" w:color="auto"/>
      </w:divBdr>
    </w:div>
    <w:div w:id="921573217">
      <w:bodyDiv w:val="1"/>
      <w:marLeft w:val="0"/>
      <w:marRight w:val="0"/>
      <w:marTop w:val="0"/>
      <w:marBottom w:val="0"/>
      <w:divBdr>
        <w:top w:val="none" w:sz="0" w:space="0" w:color="auto"/>
        <w:left w:val="none" w:sz="0" w:space="0" w:color="auto"/>
        <w:bottom w:val="none" w:sz="0" w:space="0" w:color="auto"/>
        <w:right w:val="none" w:sz="0" w:space="0" w:color="auto"/>
      </w:divBdr>
    </w:div>
    <w:div w:id="924655306">
      <w:bodyDiv w:val="1"/>
      <w:marLeft w:val="0"/>
      <w:marRight w:val="0"/>
      <w:marTop w:val="0"/>
      <w:marBottom w:val="0"/>
      <w:divBdr>
        <w:top w:val="none" w:sz="0" w:space="0" w:color="auto"/>
        <w:left w:val="none" w:sz="0" w:space="0" w:color="auto"/>
        <w:bottom w:val="none" w:sz="0" w:space="0" w:color="auto"/>
        <w:right w:val="none" w:sz="0" w:space="0" w:color="auto"/>
      </w:divBdr>
      <w:divsChild>
        <w:div w:id="1489787932">
          <w:marLeft w:val="0"/>
          <w:marRight w:val="0"/>
          <w:marTop w:val="0"/>
          <w:marBottom w:val="0"/>
          <w:divBdr>
            <w:top w:val="none" w:sz="0" w:space="0" w:color="auto"/>
            <w:left w:val="none" w:sz="0" w:space="0" w:color="auto"/>
            <w:bottom w:val="none" w:sz="0" w:space="0" w:color="auto"/>
            <w:right w:val="none" w:sz="0" w:space="0" w:color="auto"/>
          </w:divBdr>
          <w:divsChild>
            <w:div w:id="57679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21978">
      <w:bodyDiv w:val="1"/>
      <w:marLeft w:val="0"/>
      <w:marRight w:val="0"/>
      <w:marTop w:val="0"/>
      <w:marBottom w:val="0"/>
      <w:divBdr>
        <w:top w:val="none" w:sz="0" w:space="0" w:color="auto"/>
        <w:left w:val="none" w:sz="0" w:space="0" w:color="auto"/>
        <w:bottom w:val="none" w:sz="0" w:space="0" w:color="auto"/>
        <w:right w:val="none" w:sz="0" w:space="0" w:color="auto"/>
      </w:divBdr>
    </w:div>
    <w:div w:id="933710370">
      <w:bodyDiv w:val="1"/>
      <w:marLeft w:val="0"/>
      <w:marRight w:val="0"/>
      <w:marTop w:val="0"/>
      <w:marBottom w:val="0"/>
      <w:divBdr>
        <w:top w:val="none" w:sz="0" w:space="0" w:color="auto"/>
        <w:left w:val="none" w:sz="0" w:space="0" w:color="auto"/>
        <w:bottom w:val="none" w:sz="0" w:space="0" w:color="auto"/>
        <w:right w:val="none" w:sz="0" w:space="0" w:color="auto"/>
      </w:divBdr>
    </w:div>
    <w:div w:id="1005671777">
      <w:bodyDiv w:val="1"/>
      <w:marLeft w:val="0"/>
      <w:marRight w:val="0"/>
      <w:marTop w:val="0"/>
      <w:marBottom w:val="0"/>
      <w:divBdr>
        <w:top w:val="none" w:sz="0" w:space="0" w:color="auto"/>
        <w:left w:val="none" w:sz="0" w:space="0" w:color="auto"/>
        <w:bottom w:val="none" w:sz="0" w:space="0" w:color="auto"/>
        <w:right w:val="none" w:sz="0" w:space="0" w:color="auto"/>
      </w:divBdr>
      <w:divsChild>
        <w:div w:id="667966">
          <w:marLeft w:val="0"/>
          <w:marRight w:val="0"/>
          <w:marTop w:val="0"/>
          <w:marBottom w:val="0"/>
          <w:divBdr>
            <w:top w:val="single" w:sz="2" w:space="0" w:color="auto"/>
            <w:left w:val="single" w:sz="2" w:space="0" w:color="auto"/>
            <w:bottom w:val="single" w:sz="2" w:space="0" w:color="auto"/>
            <w:right w:val="single" w:sz="2" w:space="0" w:color="auto"/>
          </w:divBdr>
        </w:div>
      </w:divsChild>
    </w:div>
    <w:div w:id="1017659890">
      <w:bodyDiv w:val="1"/>
      <w:marLeft w:val="0"/>
      <w:marRight w:val="0"/>
      <w:marTop w:val="0"/>
      <w:marBottom w:val="0"/>
      <w:divBdr>
        <w:top w:val="none" w:sz="0" w:space="0" w:color="auto"/>
        <w:left w:val="none" w:sz="0" w:space="0" w:color="auto"/>
        <w:bottom w:val="none" w:sz="0" w:space="0" w:color="auto"/>
        <w:right w:val="none" w:sz="0" w:space="0" w:color="auto"/>
      </w:divBdr>
    </w:div>
    <w:div w:id="1020812932">
      <w:bodyDiv w:val="1"/>
      <w:marLeft w:val="0"/>
      <w:marRight w:val="0"/>
      <w:marTop w:val="0"/>
      <w:marBottom w:val="0"/>
      <w:divBdr>
        <w:top w:val="none" w:sz="0" w:space="0" w:color="auto"/>
        <w:left w:val="none" w:sz="0" w:space="0" w:color="auto"/>
        <w:bottom w:val="none" w:sz="0" w:space="0" w:color="auto"/>
        <w:right w:val="none" w:sz="0" w:space="0" w:color="auto"/>
      </w:divBdr>
    </w:div>
    <w:div w:id="1041511186">
      <w:bodyDiv w:val="1"/>
      <w:marLeft w:val="0"/>
      <w:marRight w:val="0"/>
      <w:marTop w:val="0"/>
      <w:marBottom w:val="0"/>
      <w:divBdr>
        <w:top w:val="none" w:sz="0" w:space="0" w:color="auto"/>
        <w:left w:val="none" w:sz="0" w:space="0" w:color="auto"/>
        <w:bottom w:val="none" w:sz="0" w:space="0" w:color="auto"/>
        <w:right w:val="none" w:sz="0" w:space="0" w:color="auto"/>
      </w:divBdr>
    </w:div>
    <w:div w:id="1101726571">
      <w:bodyDiv w:val="1"/>
      <w:marLeft w:val="0"/>
      <w:marRight w:val="0"/>
      <w:marTop w:val="0"/>
      <w:marBottom w:val="0"/>
      <w:divBdr>
        <w:top w:val="none" w:sz="0" w:space="0" w:color="auto"/>
        <w:left w:val="none" w:sz="0" w:space="0" w:color="auto"/>
        <w:bottom w:val="none" w:sz="0" w:space="0" w:color="auto"/>
        <w:right w:val="none" w:sz="0" w:space="0" w:color="auto"/>
      </w:divBdr>
      <w:divsChild>
        <w:div w:id="303049049">
          <w:marLeft w:val="0"/>
          <w:marRight w:val="0"/>
          <w:marTop w:val="0"/>
          <w:marBottom w:val="0"/>
          <w:divBdr>
            <w:top w:val="none" w:sz="0" w:space="0" w:color="auto"/>
            <w:left w:val="none" w:sz="0" w:space="0" w:color="auto"/>
            <w:bottom w:val="none" w:sz="0" w:space="0" w:color="auto"/>
            <w:right w:val="none" w:sz="0" w:space="0" w:color="auto"/>
          </w:divBdr>
          <w:divsChild>
            <w:div w:id="109474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2406">
      <w:bodyDiv w:val="1"/>
      <w:marLeft w:val="0"/>
      <w:marRight w:val="0"/>
      <w:marTop w:val="0"/>
      <w:marBottom w:val="0"/>
      <w:divBdr>
        <w:top w:val="none" w:sz="0" w:space="0" w:color="auto"/>
        <w:left w:val="none" w:sz="0" w:space="0" w:color="auto"/>
        <w:bottom w:val="none" w:sz="0" w:space="0" w:color="auto"/>
        <w:right w:val="none" w:sz="0" w:space="0" w:color="auto"/>
      </w:divBdr>
    </w:div>
    <w:div w:id="1113015556">
      <w:bodyDiv w:val="1"/>
      <w:marLeft w:val="0"/>
      <w:marRight w:val="0"/>
      <w:marTop w:val="0"/>
      <w:marBottom w:val="0"/>
      <w:divBdr>
        <w:top w:val="none" w:sz="0" w:space="0" w:color="auto"/>
        <w:left w:val="none" w:sz="0" w:space="0" w:color="auto"/>
        <w:bottom w:val="none" w:sz="0" w:space="0" w:color="auto"/>
        <w:right w:val="none" w:sz="0" w:space="0" w:color="auto"/>
      </w:divBdr>
    </w:div>
    <w:div w:id="1128666160">
      <w:bodyDiv w:val="1"/>
      <w:marLeft w:val="0"/>
      <w:marRight w:val="0"/>
      <w:marTop w:val="0"/>
      <w:marBottom w:val="0"/>
      <w:divBdr>
        <w:top w:val="none" w:sz="0" w:space="0" w:color="auto"/>
        <w:left w:val="none" w:sz="0" w:space="0" w:color="auto"/>
        <w:bottom w:val="none" w:sz="0" w:space="0" w:color="auto"/>
        <w:right w:val="none" w:sz="0" w:space="0" w:color="auto"/>
      </w:divBdr>
    </w:div>
    <w:div w:id="1142383676">
      <w:bodyDiv w:val="1"/>
      <w:marLeft w:val="0"/>
      <w:marRight w:val="0"/>
      <w:marTop w:val="0"/>
      <w:marBottom w:val="0"/>
      <w:divBdr>
        <w:top w:val="none" w:sz="0" w:space="0" w:color="auto"/>
        <w:left w:val="none" w:sz="0" w:space="0" w:color="auto"/>
        <w:bottom w:val="none" w:sz="0" w:space="0" w:color="auto"/>
        <w:right w:val="none" w:sz="0" w:space="0" w:color="auto"/>
      </w:divBdr>
    </w:div>
    <w:div w:id="1144472600">
      <w:bodyDiv w:val="1"/>
      <w:marLeft w:val="0"/>
      <w:marRight w:val="0"/>
      <w:marTop w:val="0"/>
      <w:marBottom w:val="0"/>
      <w:divBdr>
        <w:top w:val="none" w:sz="0" w:space="0" w:color="auto"/>
        <w:left w:val="none" w:sz="0" w:space="0" w:color="auto"/>
        <w:bottom w:val="none" w:sz="0" w:space="0" w:color="auto"/>
        <w:right w:val="none" w:sz="0" w:space="0" w:color="auto"/>
      </w:divBdr>
      <w:divsChild>
        <w:div w:id="1228607564">
          <w:marLeft w:val="1992"/>
          <w:marRight w:val="0"/>
          <w:marTop w:val="0"/>
          <w:marBottom w:val="0"/>
          <w:divBdr>
            <w:top w:val="none" w:sz="0" w:space="0" w:color="auto"/>
            <w:left w:val="none" w:sz="0" w:space="0" w:color="auto"/>
            <w:bottom w:val="none" w:sz="0" w:space="0" w:color="auto"/>
            <w:right w:val="none" w:sz="0" w:space="0" w:color="auto"/>
          </w:divBdr>
        </w:div>
      </w:divsChild>
    </w:div>
    <w:div w:id="1152941925">
      <w:bodyDiv w:val="1"/>
      <w:marLeft w:val="0"/>
      <w:marRight w:val="0"/>
      <w:marTop w:val="0"/>
      <w:marBottom w:val="0"/>
      <w:divBdr>
        <w:top w:val="none" w:sz="0" w:space="0" w:color="auto"/>
        <w:left w:val="none" w:sz="0" w:space="0" w:color="auto"/>
        <w:bottom w:val="none" w:sz="0" w:space="0" w:color="auto"/>
        <w:right w:val="none" w:sz="0" w:space="0" w:color="auto"/>
      </w:divBdr>
      <w:divsChild>
        <w:div w:id="157697007">
          <w:marLeft w:val="0"/>
          <w:marRight w:val="0"/>
          <w:marTop w:val="0"/>
          <w:marBottom w:val="0"/>
          <w:divBdr>
            <w:top w:val="none" w:sz="0" w:space="0" w:color="auto"/>
            <w:left w:val="none" w:sz="0" w:space="0" w:color="auto"/>
            <w:bottom w:val="none" w:sz="0" w:space="0" w:color="auto"/>
            <w:right w:val="none" w:sz="0" w:space="0" w:color="auto"/>
          </w:divBdr>
          <w:divsChild>
            <w:div w:id="176313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6448">
      <w:bodyDiv w:val="1"/>
      <w:marLeft w:val="0"/>
      <w:marRight w:val="0"/>
      <w:marTop w:val="0"/>
      <w:marBottom w:val="0"/>
      <w:divBdr>
        <w:top w:val="none" w:sz="0" w:space="0" w:color="auto"/>
        <w:left w:val="none" w:sz="0" w:space="0" w:color="auto"/>
        <w:bottom w:val="none" w:sz="0" w:space="0" w:color="auto"/>
        <w:right w:val="none" w:sz="0" w:space="0" w:color="auto"/>
      </w:divBdr>
    </w:div>
    <w:div w:id="1226986703">
      <w:bodyDiv w:val="1"/>
      <w:marLeft w:val="0"/>
      <w:marRight w:val="0"/>
      <w:marTop w:val="0"/>
      <w:marBottom w:val="0"/>
      <w:divBdr>
        <w:top w:val="none" w:sz="0" w:space="0" w:color="auto"/>
        <w:left w:val="none" w:sz="0" w:space="0" w:color="auto"/>
        <w:bottom w:val="none" w:sz="0" w:space="0" w:color="auto"/>
        <w:right w:val="none" w:sz="0" w:space="0" w:color="auto"/>
      </w:divBdr>
      <w:divsChild>
        <w:div w:id="1561945257">
          <w:marLeft w:val="0"/>
          <w:marRight w:val="0"/>
          <w:marTop w:val="0"/>
          <w:marBottom w:val="0"/>
          <w:divBdr>
            <w:top w:val="single" w:sz="6" w:space="0" w:color="auto"/>
            <w:left w:val="single" w:sz="6" w:space="0" w:color="auto"/>
            <w:bottom w:val="single" w:sz="6" w:space="0" w:color="auto"/>
            <w:right w:val="single" w:sz="6" w:space="0" w:color="auto"/>
          </w:divBdr>
        </w:div>
      </w:divsChild>
    </w:div>
    <w:div w:id="1242637916">
      <w:bodyDiv w:val="1"/>
      <w:marLeft w:val="0"/>
      <w:marRight w:val="0"/>
      <w:marTop w:val="0"/>
      <w:marBottom w:val="0"/>
      <w:divBdr>
        <w:top w:val="none" w:sz="0" w:space="0" w:color="auto"/>
        <w:left w:val="none" w:sz="0" w:space="0" w:color="auto"/>
        <w:bottom w:val="none" w:sz="0" w:space="0" w:color="auto"/>
        <w:right w:val="none" w:sz="0" w:space="0" w:color="auto"/>
      </w:divBdr>
    </w:div>
    <w:div w:id="1246039307">
      <w:bodyDiv w:val="1"/>
      <w:marLeft w:val="0"/>
      <w:marRight w:val="0"/>
      <w:marTop w:val="0"/>
      <w:marBottom w:val="0"/>
      <w:divBdr>
        <w:top w:val="none" w:sz="0" w:space="0" w:color="auto"/>
        <w:left w:val="none" w:sz="0" w:space="0" w:color="auto"/>
        <w:bottom w:val="none" w:sz="0" w:space="0" w:color="auto"/>
        <w:right w:val="none" w:sz="0" w:space="0" w:color="auto"/>
      </w:divBdr>
    </w:div>
    <w:div w:id="1257328144">
      <w:bodyDiv w:val="1"/>
      <w:marLeft w:val="0"/>
      <w:marRight w:val="0"/>
      <w:marTop w:val="0"/>
      <w:marBottom w:val="0"/>
      <w:divBdr>
        <w:top w:val="none" w:sz="0" w:space="0" w:color="auto"/>
        <w:left w:val="none" w:sz="0" w:space="0" w:color="auto"/>
        <w:bottom w:val="none" w:sz="0" w:space="0" w:color="auto"/>
        <w:right w:val="none" w:sz="0" w:space="0" w:color="auto"/>
      </w:divBdr>
    </w:div>
    <w:div w:id="1265268398">
      <w:bodyDiv w:val="1"/>
      <w:marLeft w:val="0"/>
      <w:marRight w:val="0"/>
      <w:marTop w:val="0"/>
      <w:marBottom w:val="0"/>
      <w:divBdr>
        <w:top w:val="none" w:sz="0" w:space="0" w:color="auto"/>
        <w:left w:val="none" w:sz="0" w:space="0" w:color="auto"/>
        <w:bottom w:val="none" w:sz="0" w:space="0" w:color="auto"/>
        <w:right w:val="none" w:sz="0" w:space="0" w:color="auto"/>
      </w:divBdr>
    </w:div>
    <w:div w:id="1338072877">
      <w:bodyDiv w:val="1"/>
      <w:marLeft w:val="0"/>
      <w:marRight w:val="0"/>
      <w:marTop w:val="0"/>
      <w:marBottom w:val="0"/>
      <w:divBdr>
        <w:top w:val="none" w:sz="0" w:space="0" w:color="auto"/>
        <w:left w:val="none" w:sz="0" w:space="0" w:color="auto"/>
        <w:bottom w:val="none" w:sz="0" w:space="0" w:color="auto"/>
        <w:right w:val="none" w:sz="0" w:space="0" w:color="auto"/>
      </w:divBdr>
    </w:div>
    <w:div w:id="1357077615">
      <w:bodyDiv w:val="1"/>
      <w:marLeft w:val="0"/>
      <w:marRight w:val="0"/>
      <w:marTop w:val="0"/>
      <w:marBottom w:val="0"/>
      <w:divBdr>
        <w:top w:val="none" w:sz="0" w:space="0" w:color="auto"/>
        <w:left w:val="none" w:sz="0" w:space="0" w:color="auto"/>
        <w:bottom w:val="none" w:sz="0" w:space="0" w:color="auto"/>
        <w:right w:val="none" w:sz="0" w:space="0" w:color="auto"/>
      </w:divBdr>
      <w:divsChild>
        <w:div w:id="441728316">
          <w:marLeft w:val="0"/>
          <w:marRight w:val="0"/>
          <w:marTop w:val="0"/>
          <w:marBottom w:val="0"/>
          <w:divBdr>
            <w:top w:val="none" w:sz="0" w:space="0" w:color="auto"/>
            <w:left w:val="none" w:sz="0" w:space="0" w:color="auto"/>
            <w:bottom w:val="none" w:sz="0" w:space="0" w:color="auto"/>
            <w:right w:val="none" w:sz="0" w:space="0" w:color="auto"/>
          </w:divBdr>
          <w:divsChild>
            <w:div w:id="16955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3587">
      <w:bodyDiv w:val="1"/>
      <w:marLeft w:val="0"/>
      <w:marRight w:val="0"/>
      <w:marTop w:val="0"/>
      <w:marBottom w:val="0"/>
      <w:divBdr>
        <w:top w:val="none" w:sz="0" w:space="0" w:color="auto"/>
        <w:left w:val="none" w:sz="0" w:space="0" w:color="auto"/>
        <w:bottom w:val="none" w:sz="0" w:space="0" w:color="auto"/>
        <w:right w:val="none" w:sz="0" w:space="0" w:color="auto"/>
      </w:divBdr>
    </w:div>
    <w:div w:id="1379159022">
      <w:bodyDiv w:val="1"/>
      <w:marLeft w:val="0"/>
      <w:marRight w:val="0"/>
      <w:marTop w:val="0"/>
      <w:marBottom w:val="0"/>
      <w:divBdr>
        <w:top w:val="none" w:sz="0" w:space="0" w:color="auto"/>
        <w:left w:val="none" w:sz="0" w:space="0" w:color="auto"/>
        <w:bottom w:val="none" w:sz="0" w:space="0" w:color="auto"/>
        <w:right w:val="none" w:sz="0" w:space="0" w:color="auto"/>
      </w:divBdr>
    </w:div>
    <w:div w:id="1382705673">
      <w:bodyDiv w:val="1"/>
      <w:marLeft w:val="0"/>
      <w:marRight w:val="0"/>
      <w:marTop w:val="0"/>
      <w:marBottom w:val="0"/>
      <w:divBdr>
        <w:top w:val="none" w:sz="0" w:space="0" w:color="auto"/>
        <w:left w:val="none" w:sz="0" w:space="0" w:color="auto"/>
        <w:bottom w:val="none" w:sz="0" w:space="0" w:color="auto"/>
        <w:right w:val="none" w:sz="0" w:space="0" w:color="auto"/>
      </w:divBdr>
    </w:div>
    <w:div w:id="1391222276">
      <w:bodyDiv w:val="1"/>
      <w:marLeft w:val="0"/>
      <w:marRight w:val="0"/>
      <w:marTop w:val="0"/>
      <w:marBottom w:val="0"/>
      <w:divBdr>
        <w:top w:val="none" w:sz="0" w:space="0" w:color="auto"/>
        <w:left w:val="none" w:sz="0" w:space="0" w:color="auto"/>
        <w:bottom w:val="none" w:sz="0" w:space="0" w:color="auto"/>
        <w:right w:val="none" w:sz="0" w:space="0" w:color="auto"/>
      </w:divBdr>
    </w:div>
    <w:div w:id="1398674503">
      <w:bodyDiv w:val="1"/>
      <w:marLeft w:val="0"/>
      <w:marRight w:val="0"/>
      <w:marTop w:val="0"/>
      <w:marBottom w:val="0"/>
      <w:divBdr>
        <w:top w:val="none" w:sz="0" w:space="0" w:color="auto"/>
        <w:left w:val="none" w:sz="0" w:space="0" w:color="auto"/>
        <w:bottom w:val="none" w:sz="0" w:space="0" w:color="auto"/>
        <w:right w:val="none" w:sz="0" w:space="0" w:color="auto"/>
      </w:divBdr>
    </w:div>
    <w:div w:id="1398742809">
      <w:bodyDiv w:val="1"/>
      <w:marLeft w:val="0"/>
      <w:marRight w:val="0"/>
      <w:marTop w:val="0"/>
      <w:marBottom w:val="0"/>
      <w:divBdr>
        <w:top w:val="none" w:sz="0" w:space="0" w:color="auto"/>
        <w:left w:val="none" w:sz="0" w:space="0" w:color="auto"/>
        <w:bottom w:val="none" w:sz="0" w:space="0" w:color="auto"/>
        <w:right w:val="none" w:sz="0" w:space="0" w:color="auto"/>
      </w:divBdr>
    </w:div>
    <w:div w:id="1404064627">
      <w:bodyDiv w:val="1"/>
      <w:marLeft w:val="0"/>
      <w:marRight w:val="0"/>
      <w:marTop w:val="0"/>
      <w:marBottom w:val="0"/>
      <w:divBdr>
        <w:top w:val="none" w:sz="0" w:space="0" w:color="auto"/>
        <w:left w:val="none" w:sz="0" w:space="0" w:color="auto"/>
        <w:bottom w:val="none" w:sz="0" w:space="0" w:color="auto"/>
        <w:right w:val="none" w:sz="0" w:space="0" w:color="auto"/>
      </w:divBdr>
      <w:divsChild>
        <w:div w:id="2057970295">
          <w:marLeft w:val="0"/>
          <w:marRight w:val="0"/>
          <w:marTop w:val="0"/>
          <w:marBottom w:val="0"/>
          <w:divBdr>
            <w:top w:val="none" w:sz="0" w:space="0" w:color="auto"/>
            <w:left w:val="none" w:sz="0" w:space="0" w:color="auto"/>
            <w:bottom w:val="none" w:sz="0" w:space="0" w:color="auto"/>
            <w:right w:val="none" w:sz="0" w:space="0" w:color="auto"/>
          </w:divBdr>
          <w:divsChild>
            <w:div w:id="7139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0498">
      <w:bodyDiv w:val="1"/>
      <w:marLeft w:val="0"/>
      <w:marRight w:val="0"/>
      <w:marTop w:val="0"/>
      <w:marBottom w:val="0"/>
      <w:divBdr>
        <w:top w:val="none" w:sz="0" w:space="0" w:color="auto"/>
        <w:left w:val="none" w:sz="0" w:space="0" w:color="auto"/>
        <w:bottom w:val="none" w:sz="0" w:space="0" w:color="auto"/>
        <w:right w:val="none" w:sz="0" w:space="0" w:color="auto"/>
      </w:divBdr>
      <w:divsChild>
        <w:div w:id="1581523309">
          <w:marLeft w:val="0"/>
          <w:marRight w:val="0"/>
          <w:marTop w:val="0"/>
          <w:marBottom w:val="0"/>
          <w:divBdr>
            <w:top w:val="single" w:sz="2" w:space="0" w:color="auto"/>
            <w:left w:val="single" w:sz="2" w:space="0" w:color="auto"/>
            <w:bottom w:val="single" w:sz="2" w:space="0" w:color="auto"/>
            <w:right w:val="single" w:sz="2" w:space="0" w:color="auto"/>
          </w:divBdr>
        </w:div>
      </w:divsChild>
    </w:div>
    <w:div w:id="1438332685">
      <w:bodyDiv w:val="1"/>
      <w:marLeft w:val="0"/>
      <w:marRight w:val="0"/>
      <w:marTop w:val="0"/>
      <w:marBottom w:val="0"/>
      <w:divBdr>
        <w:top w:val="none" w:sz="0" w:space="0" w:color="auto"/>
        <w:left w:val="none" w:sz="0" w:space="0" w:color="auto"/>
        <w:bottom w:val="none" w:sz="0" w:space="0" w:color="auto"/>
        <w:right w:val="none" w:sz="0" w:space="0" w:color="auto"/>
      </w:divBdr>
    </w:div>
    <w:div w:id="1444035979">
      <w:bodyDiv w:val="1"/>
      <w:marLeft w:val="0"/>
      <w:marRight w:val="0"/>
      <w:marTop w:val="0"/>
      <w:marBottom w:val="0"/>
      <w:divBdr>
        <w:top w:val="none" w:sz="0" w:space="0" w:color="auto"/>
        <w:left w:val="none" w:sz="0" w:space="0" w:color="auto"/>
        <w:bottom w:val="none" w:sz="0" w:space="0" w:color="auto"/>
        <w:right w:val="none" w:sz="0" w:space="0" w:color="auto"/>
      </w:divBdr>
    </w:div>
    <w:div w:id="1451775096">
      <w:bodyDiv w:val="1"/>
      <w:marLeft w:val="0"/>
      <w:marRight w:val="0"/>
      <w:marTop w:val="0"/>
      <w:marBottom w:val="0"/>
      <w:divBdr>
        <w:top w:val="none" w:sz="0" w:space="0" w:color="auto"/>
        <w:left w:val="none" w:sz="0" w:space="0" w:color="auto"/>
        <w:bottom w:val="none" w:sz="0" w:space="0" w:color="auto"/>
        <w:right w:val="none" w:sz="0" w:space="0" w:color="auto"/>
      </w:divBdr>
    </w:div>
    <w:div w:id="1468352008">
      <w:bodyDiv w:val="1"/>
      <w:marLeft w:val="0"/>
      <w:marRight w:val="0"/>
      <w:marTop w:val="0"/>
      <w:marBottom w:val="0"/>
      <w:divBdr>
        <w:top w:val="none" w:sz="0" w:space="0" w:color="auto"/>
        <w:left w:val="none" w:sz="0" w:space="0" w:color="auto"/>
        <w:bottom w:val="none" w:sz="0" w:space="0" w:color="auto"/>
        <w:right w:val="none" w:sz="0" w:space="0" w:color="auto"/>
      </w:divBdr>
    </w:div>
    <w:div w:id="1496258417">
      <w:bodyDiv w:val="1"/>
      <w:marLeft w:val="0"/>
      <w:marRight w:val="0"/>
      <w:marTop w:val="0"/>
      <w:marBottom w:val="0"/>
      <w:divBdr>
        <w:top w:val="none" w:sz="0" w:space="0" w:color="auto"/>
        <w:left w:val="none" w:sz="0" w:space="0" w:color="auto"/>
        <w:bottom w:val="none" w:sz="0" w:space="0" w:color="auto"/>
        <w:right w:val="none" w:sz="0" w:space="0" w:color="auto"/>
      </w:divBdr>
    </w:div>
    <w:div w:id="1542089870">
      <w:bodyDiv w:val="1"/>
      <w:marLeft w:val="0"/>
      <w:marRight w:val="0"/>
      <w:marTop w:val="0"/>
      <w:marBottom w:val="0"/>
      <w:divBdr>
        <w:top w:val="none" w:sz="0" w:space="0" w:color="auto"/>
        <w:left w:val="none" w:sz="0" w:space="0" w:color="auto"/>
        <w:bottom w:val="none" w:sz="0" w:space="0" w:color="auto"/>
        <w:right w:val="none" w:sz="0" w:space="0" w:color="auto"/>
      </w:divBdr>
      <w:divsChild>
        <w:div w:id="1748649090">
          <w:marLeft w:val="0"/>
          <w:marRight w:val="0"/>
          <w:marTop w:val="0"/>
          <w:marBottom w:val="0"/>
          <w:divBdr>
            <w:top w:val="none" w:sz="0" w:space="0" w:color="auto"/>
            <w:left w:val="none" w:sz="0" w:space="0" w:color="auto"/>
            <w:bottom w:val="none" w:sz="0" w:space="0" w:color="auto"/>
            <w:right w:val="none" w:sz="0" w:space="0" w:color="auto"/>
          </w:divBdr>
          <w:divsChild>
            <w:div w:id="552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3266">
      <w:bodyDiv w:val="1"/>
      <w:marLeft w:val="0"/>
      <w:marRight w:val="0"/>
      <w:marTop w:val="0"/>
      <w:marBottom w:val="0"/>
      <w:divBdr>
        <w:top w:val="none" w:sz="0" w:space="0" w:color="auto"/>
        <w:left w:val="none" w:sz="0" w:space="0" w:color="auto"/>
        <w:bottom w:val="none" w:sz="0" w:space="0" w:color="auto"/>
        <w:right w:val="none" w:sz="0" w:space="0" w:color="auto"/>
      </w:divBdr>
    </w:div>
    <w:div w:id="1575355707">
      <w:bodyDiv w:val="1"/>
      <w:marLeft w:val="0"/>
      <w:marRight w:val="0"/>
      <w:marTop w:val="0"/>
      <w:marBottom w:val="0"/>
      <w:divBdr>
        <w:top w:val="none" w:sz="0" w:space="0" w:color="auto"/>
        <w:left w:val="none" w:sz="0" w:space="0" w:color="auto"/>
        <w:bottom w:val="none" w:sz="0" w:space="0" w:color="auto"/>
        <w:right w:val="none" w:sz="0" w:space="0" w:color="auto"/>
      </w:divBdr>
    </w:div>
    <w:div w:id="1580098738">
      <w:bodyDiv w:val="1"/>
      <w:marLeft w:val="0"/>
      <w:marRight w:val="0"/>
      <w:marTop w:val="0"/>
      <w:marBottom w:val="0"/>
      <w:divBdr>
        <w:top w:val="none" w:sz="0" w:space="0" w:color="auto"/>
        <w:left w:val="none" w:sz="0" w:space="0" w:color="auto"/>
        <w:bottom w:val="none" w:sz="0" w:space="0" w:color="auto"/>
        <w:right w:val="none" w:sz="0" w:space="0" w:color="auto"/>
      </w:divBdr>
    </w:div>
    <w:div w:id="1644505140">
      <w:bodyDiv w:val="1"/>
      <w:marLeft w:val="0"/>
      <w:marRight w:val="0"/>
      <w:marTop w:val="0"/>
      <w:marBottom w:val="0"/>
      <w:divBdr>
        <w:top w:val="none" w:sz="0" w:space="0" w:color="auto"/>
        <w:left w:val="none" w:sz="0" w:space="0" w:color="auto"/>
        <w:bottom w:val="none" w:sz="0" w:space="0" w:color="auto"/>
        <w:right w:val="none" w:sz="0" w:space="0" w:color="auto"/>
      </w:divBdr>
    </w:div>
    <w:div w:id="1658609120">
      <w:bodyDiv w:val="1"/>
      <w:marLeft w:val="0"/>
      <w:marRight w:val="0"/>
      <w:marTop w:val="0"/>
      <w:marBottom w:val="0"/>
      <w:divBdr>
        <w:top w:val="none" w:sz="0" w:space="0" w:color="auto"/>
        <w:left w:val="none" w:sz="0" w:space="0" w:color="auto"/>
        <w:bottom w:val="none" w:sz="0" w:space="0" w:color="auto"/>
        <w:right w:val="none" w:sz="0" w:space="0" w:color="auto"/>
      </w:divBdr>
    </w:div>
    <w:div w:id="1667782746">
      <w:bodyDiv w:val="1"/>
      <w:marLeft w:val="0"/>
      <w:marRight w:val="0"/>
      <w:marTop w:val="0"/>
      <w:marBottom w:val="0"/>
      <w:divBdr>
        <w:top w:val="none" w:sz="0" w:space="0" w:color="auto"/>
        <w:left w:val="none" w:sz="0" w:space="0" w:color="auto"/>
        <w:bottom w:val="none" w:sz="0" w:space="0" w:color="auto"/>
        <w:right w:val="none" w:sz="0" w:space="0" w:color="auto"/>
      </w:divBdr>
    </w:div>
    <w:div w:id="1678580184">
      <w:bodyDiv w:val="1"/>
      <w:marLeft w:val="0"/>
      <w:marRight w:val="0"/>
      <w:marTop w:val="0"/>
      <w:marBottom w:val="0"/>
      <w:divBdr>
        <w:top w:val="none" w:sz="0" w:space="0" w:color="auto"/>
        <w:left w:val="none" w:sz="0" w:space="0" w:color="auto"/>
        <w:bottom w:val="none" w:sz="0" w:space="0" w:color="auto"/>
        <w:right w:val="none" w:sz="0" w:space="0" w:color="auto"/>
      </w:divBdr>
    </w:div>
    <w:div w:id="1680693148">
      <w:bodyDiv w:val="1"/>
      <w:marLeft w:val="0"/>
      <w:marRight w:val="0"/>
      <w:marTop w:val="0"/>
      <w:marBottom w:val="0"/>
      <w:divBdr>
        <w:top w:val="none" w:sz="0" w:space="0" w:color="auto"/>
        <w:left w:val="none" w:sz="0" w:space="0" w:color="auto"/>
        <w:bottom w:val="none" w:sz="0" w:space="0" w:color="auto"/>
        <w:right w:val="none" w:sz="0" w:space="0" w:color="auto"/>
      </w:divBdr>
    </w:div>
    <w:div w:id="1685355451">
      <w:bodyDiv w:val="1"/>
      <w:marLeft w:val="0"/>
      <w:marRight w:val="0"/>
      <w:marTop w:val="0"/>
      <w:marBottom w:val="0"/>
      <w:divBdr>
        <w:top w:val="none" w:sz="0" w:space="0" w:color="auto"/>
        <w:left w:val="none" w:sz="0" w:space="0" w:color="auto"/>
        <w:bottom w:val="none" w:sz="0" w:space="0" w:color="auto"/>
        <w:right w:val="none" w:sz="0" w:space="0" w:color="auto"/>
      </w:divBdr>
      <w:divsChild>
        <w:div w:id="943196754">
          <w:marLeft w:val="0"/>
          <w:marRight w:val="0"/>
          <w:marTop w:val="0"/>
          <w:marBottom w:val="0"/>
          <w:divBdr>
            <w:top w:val="none" w:sz="0" w:space="0" w:color="auto"/>
            <w:left w:val="none" w:sz="0" w:space="0" w:color="auto"/>
            <w:bottom w:val="none" w:sz="0" w:space="0" w:color="auto"/>
            <w:right w:val="none" w:sz="0" w:space="0" w:color="auto"/>
          </w:divBdr>
          <w:divsChild>
            <w:div w:id="11596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0988">
      <w:bodyDiv w:val="1"/>
      <w:marLeft w:val="0"/>
      <w:marRight w:val="0"/>
      <w:marTop w:val="0"/>
      <w:marBottom w:val="0"/>
      <w:divBdr>
        <w:top w:val="none" w:sz="0" w:space="0" w:color="auto"/>
        <w:left w:val="none" w:sz="0" w:space="0" w:color="auto"/>
        <w:bottom w:val="none" w:sz="0" w:space="0" w:color="auto"/>
        <w:right w:val="none" w:sz="0" w:space="0" w:color="auto"/>
      </w:divBdr>
    </w:div>
    <w:div w:id="1696226520">
      <w:bodyDiv w:val="1"/>
      <w:marLeft w:val="0"/>
      <w:marRight w:val="0"/>
      <w:marTop w:val="0"/>
      <w:marBottom w:val="0"/>
      <w:divBdr>
        <w:top w:val="none" w:sz="0" w:space="0" w:color="auto"/>
        <w:left w:val="none" w:sz="0" w:space="0" w:color="auto"/>
        <w:bottom w:val="none" w:sz="0" w:space="0" w:color="auto"/>
        <w:right w:val="none" w:sz="0" w:space="0" w:color="auto"/>
      </w:divBdr>
      <w:divsChild>
        <w:div w:id="411707647">
          <w:marLeft w:val="0"/>
          <w:marRight w:val="0"/>
          <w:marTop w:val="0"/>
          <w:marBottom w:val="0"/>
          <w:divBdr>
            <w:top w:val="none" w:sz="0" w:space="0" w:color="auto"/>
            <w:left w:val="none" w:sz="0" w:space="0" w:color="auto"/>
            <w:bottom w:val="none" w:sz="0" w:space="0" w:color="auto"/>
            <w:right w:val="none" w:sz="0" w:space="0" w:color="auto"/>
          </w:divBdr>
          <w:divsChild>
            <w:div w:id="193031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50383">
      <w:bodyDiv w:val="1"/>
      <w:marLeft w:val="0"/>
      <w:marRight w:val="0"/>
      <w:marTop w:val="0"/>
      <w:marBottom w:val="0"/>
      <w:divBdr>
        <w:top w:val="none" w:sz="0" w:space="0" w:color="auto"/>
        <w:left w:val="none" w:sz="0" w:space="0" w:color="auto"/>
        <w:bottom w:val="none" w:sz="0" w:space="0" w:color="auto"/>
        <w:right w:val="none" w:sz="0" w:space="0" w:color="auto"/>
      </w:divBdr>
    </w:div>
    <w:div w:id="1711027685">
      <w:bodyDiv w:val="1"/>
      <w:marLeft w:val="0"/>
      <w:marRight w:val="0"/>
      <w:marTop w:val="0"/>
      <w:marBottom w:val="0"/>
      <w:divBdr>
        <w:top w:val="none" w:sz="0" w:space="0" w:color="auto"/>
        <w:left w:val="none" w:sz="0" w:space="0" w:color="auto"/>
        <w:bottom w:val="none" w:sz="0" w:space="0" w:color="auto"/>
        <w:right w:val="none" w:sz="0" w:space="0" w:color="auto"/>
      </w:divBdr>
    </w:div>
    <w:div w:id="1711539642">
      <w:bodyDiv w:val="1"/>
      <w:marLeft w:val="0"/>
      <w:marRight w:val="0"/>
      <w:marTop w:val="0"/>
      <w:marBottom w:val="0"/>
      <w:divBdr>
        <w:top w:val="none" w:sz="0" w:space="0" w:color="auto"/>
        <w:left w:val="none" w:sz="0" w:space="0" w:color="auto"/>
        <w:bottom w:val="none" w:sz="0" w:space="0" w:color="auto"/>
        <w:right w:val="none" w:sz="0" w:space="0" w:color="auto"/>
      </w:divBdr>
      <w:divsChild>
        <w:div w:id="1904871017">
          <w:marLeft w:val="0"/>
          <w:marRight w:val="0"/>
          <w:marTop w:val="0"/>
          <w:marBottom w:val="0"/>
          <w:divBdr>
            <w:top w:val="none" w:sz="0" w:space="0" w:color="auto"/>
            <w:left w:val="none" w:sz="0" w:space="0" w:color="auto"/>
            <w:bottom w:val="none" w:sz="0" w:space="0" w:color="auto"/>
            <w:right w:val="none" w:sz="0" w:space="0" w:color="auto"/>
          </w:divBdr>
          <w:divsChild>
            <w:div w:id="112395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4631">
      <w:bodyDiv w:val="1"/>
      <w:marLeft w:val="0"/>
      <w:marRight w:val="0"/>
      <w:marTop w:val="0"/>
      <w:marBottom w:val="0"/>
      <w:divBdr>
        <w:top w:val="none" w:sz="0" w:space="0" w:color="auto"/>
        <w:left w:val="none" w:sz="0" w:space="0" w:color="auto"/>
        <w:bottom w:val="none" w:sz="0" w:space="0" w:color="auto"/>
        <w:right w:val="none" w:sz="0" w:space="0" w:color="auto"/>
      </w:divBdr>
    </w:div>
    <w:div w:id="1730492964">
      <w:bodyDiv w:val="1"/>
      <w:marLeft w:val="0"/>
      <w:marRight w:val="0"/>
      <w:marTop w:val="0"/>
      <w:marBottom w:val="0"/>
      <w:divBdr>
        <w:top w:val="none" w:sz="0" w:space="0" w:color="auto"/>
        <w:left w:val="none" w:sz="0" w:space="0" w:color="auto"/>
        <w:bottom w:val="none" w:sz="0" w:space="0" w:color="auto"/>
        <w:right w:val="none" w:sz="0" w:space="0" w:color="auto"/>
      </w:divBdr>
    </w:div>
    <w:div w:id="1750348201">
      <w:bodyDiv w:val="1"/>
      <w:marLeft w:val="0"/>
      <w:marRight w:val="0"/>
      <w:marTop w:val="0"/>
      <w:marBottom w:val="0"/>
      <w:divBdr>
        <w:top w:val="none" w:sz="0" w:space="0" w:color="auto"/>
        <w:left w:val="none" w:sz="0" w:space="0" w:color="auto"/>
        <w:bottom w:val="none" w:sz="0" w:space="0" w:color="auto"/>
        <w:right w:val="none" w:sz="0" w:space="0" w:color="auto"/>
      </w:divBdr>
    </w:div>
    <w:div w:id="1776948043">
      <w:bodyDiv w:val="1"/>
      <w:marLeft w:val="0"/>
      <w:marRight w:val="0"/>
      <w:marTop w:val="0"/>
      <w:marBottom w:val="0"/>
      <w:divBdr>
        <w:top w:val="none" w:sz="0" w:space="0" w:color="auto"/>
        <w:left w:val="none" w:sz="0" w:space="0" w:color="auto"/>
        <w:bottom w:val="none" w:sz="0" w:space="0" w:color="auto"/>
        <w:right w:val="none" w:sz="0" w:space="0" w:color="auto"/>
      </w:divBdr>
    </w:div>
    <w:div w:id="1788691810">
      <w:bodyDiv w:val="1"/>
      <w:marLeft w:val="0"/>
      <w:marRight w:val="0"/>
      <w:marTop w:val="0"/>
      <w:marBottom w:val="0"/>
      <w:divBdr>
        <w:top w:val="none" w:sz="0" w:space="0" w:color="auto"/>
        <w:left w:val="none" w:sz="0" w:space="0" w:color="auto"/>
        <w:bottom w:val="none" w:sz="0" w:space="0" w:color="auto"/>
        <w:right w:val="none" w:sz="0" w:space="0" w:color="auto"/>
      </w:divBdr>
    </w:div>
    <w:div w:id="1794447236">
      <w:bodyDiv w:val="1"/>
      <w:marLeft w:val="0"/>
      <w:marRight w:val="0"/>
      <w:marTop w:val="0"/>
      <w:marBottom w:val="0"/>
      <w:divBdr>
        <w:top w:val="none" w:sz="0" w:space="0" w:color="auto"/>
        <w:left w:val="none" w:sz="0" w:space="0" w:color="auto"/>
        <w:bottom w:val="none" w:sz="0" w:space="0" w:color="auto"/>
        <w:right w:val="none" w:sz="0" w:space="0" w:color="auto"/>
      </w:divBdr>
    </w:div>
    <w:div w:id="1796674028">
      <w:bodyDiv w:val="1"/>
      <w:marLeft w:val="0"/>
      <w:marRight w:val="0"/>
      <w:marTop w:val="0"/>
      <w:marBottom w:val="0"/>
      <w:divBdr>
        <w:top w:val="none" w:sz="0" w:space="0" w:color="auto"/>
        <w:left w:val="none" w:sz="0" w:space="0" w:color="auto"/>
        <w:bottom w:val="none" w:sz="0" w:space="0" w:color="auto"/>
        <w:right w:val="none" w:sz="0" w:space="0" w:color="auto"/>
      </w:divBdr>
    </w:div>
    <w:div w:id="1802113229">
      <w:bodyDiv w:val="1"/>
      <w:marLeft w:val="0"/>
      <w:marRight w:val="0"/>
      <w:marTop w:val="0"/>
      <w:marBottom w:val="0"/>
      <w:divBdr>
        <w:top w:val="none" w:sz="0" w:space="0" w:color="auto"/>
        <w:left w:val="none" w:sz="0" w:space="0" w:color="auto"/>
        <w:bottom w:val="none" w:sz="0" w:space="0" w:color="auto"/>
        <w:right w:val="none" w:sz="0" w:space="0" w:color="auto"/>
      </w:divBdr>
      <w:divsChild>
        <w:div w:id="1350330872">
          <w:marLeft w:val="0"/>
          <w:marRight w:val="0"/>
          <w:marTop w:val="0"/>
          <w:marBottom w:val="0"/>
          <w:divBdr>
            <w:top w:val="single" w:sz="2" w:space="0" w:color="auto"/>
            <w:left w:val="single" w:sz="2" w:space="0" w:color="auto"/>
            <w:bottom w:val="single" w:sz="2" w:space="0" w:color="auto"/>
            <w:right w:val="single" w:sz="2" w:space="0" w:color="auto"/>
          </w:divBdr>
        </w:div>
      </w:divsChild>
    </w:div>
    <w:div w:id="1820344302">
      <w:bodyDiv w:val="1"/>
      <w:marLeft w:val="0"/>
      <w:marRight w:val="0"/>
      <w:marTop w:val="0"/>
      <w:marBottom w:val="0"/>
      <w:divBdr>
        <w:top w:val="none" w:sz="0" w:space="0" w:color="auto"/>
        <w:left w:val="none" w:sz="0" w:space="0" w:color="auto"/>
        <w:bottom w:val="none" w:sz="0" w:space="0" w:color="auto"/>
        <w:right w:val="none" w:sz="0" w:space="0" w:color="auto"/>
      </w:divBdr>
    </w:div>
    <w:div w:id="1838884776">
      <w:bodyDiv w:val="1"/>
      <w:marLeft w:val="0"/>
      <w:marRight w:val="0"/>
      <w:marTop w:val="0"/>
      <w:marBottom w:val="0"/>
      <w:divBdr>
        <w:top w:val="none" w:sz="0" w:space="0" w:color="auto"/>
        <w:left w:val="none" w:sz="0" w:space="0" w:color="auto"/>
        <w:bottom w:val="none" w:sz="0" w:space="0" w:color="auto"/>
        <w:right w:val="none" w:sz="0" w:space="0" w:color="auto"/>
      </w:divBdr>
      <w:divsChild>
        <w:div w:id="1616523504">
          <w:marLeft w:val="0"/>
          <w:marRight w:val="0"/>
          <w:marTop w:val="0"/>
          <w:marBottom w:val="0"/>
          <w:divBdr>
            <w:top w:val="none" w:sz="0" w:space="0" w:color="auto"/>
            <w:left w:val="none" w:sz="0" w:space="0" w:color="auto"/>
            <w:bottom w:val="none" w:sz="0" w:space="0" w:color="auto"/>
            <w:right w:val="none" w:sz="0" w:space="0" w:color="auto"/>
          </w:divBdr>
          <w:divsChild>
            <w:div w:id="136524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59907">
      <w:bodyDiv w:val="1"/>
      <w:marLeft w:val="0"/>
      <w:marRight w:val="0"/>
      <w:marTop w:val="0"/>
      <w:marBottom w:val="0"/>
      <w:divBdr>
        <w:top w:val="none" w:sz="0" w:space="0" w:color="auto"/>
        <w:left w:val="none" w:sz="0" w:space="0" w:color="auto"/>
        <w:bottom w:val="none" w:sz="0" w:space="0" w:color="auto"/>
        <w:right w:val="none" w:sz="0" w:space="0" w:color="auto"/>
      </w:divBdr>
    </w:div>
    <w:div w:id="1847161997">
      <w:bodyDiv w:val="1"/>
      <w:marLeft w:val="0"/>
      <w:marRight w:val="0"/>
      <w:marTop w:val="0"/>
      <w:marBottom w:val="0"/>
      <w:divBdr>
        <w:top w:val="none" w:sz="0" w:space="0" w:color="auto"/>
        <w:left w:val="none" w:sz="0" w:space="0" w:color="auto"/>
        <w:bottom w:val="none" w:sz="0" w:space="0" w:color="auto"/>
        <w:right w:val="none" w:sz="0" w:space="0" w:color="auto"/>
      </w:divBdr>
    </w:div>
    <w:div w:id="1854103829">
      <w:bodyDiv w:val="1"/>
      <w:marLeft w:val="0"/>
      <w:marRight w:val="0"/>
      <w:marTop w:val="0"/>
      <w:marBottom w:val="0"/>
      <w:divBdr>
        <w:top w:val="none" w:sz="0" w:space="0" w:color="auto"/>
        <w:left w:val="none" w:sz="0" w:space="0" w:color="auto"/>
        <w:bottom w:val="none" w:sz="0" w:space="0" w:color="auto"/>
        <w:right w:val="none" w:sz="0" w:space="0" w:color="auto"/>
      </w:divBdr>
    </w:div>
    <w:div w:id="1865705507">
      <w:bodyDiv w:val="1"/>
      <w:marLeft w:val="0"/>
      <w:marRight w:val="0"/>
      <w:marTop w:val="0"/>
      <w:marBottom w:val="0"/>
      <w:divBdr>
        <w:top w:val="none" w:sz="0" w:space="0" w:color="auto"/>
        <w:left w:val="none" w:sz="0" w:space="0" w:color="auto"/>
        <w:bottom w:val="none" w:sz="0" w:space="0" w:color="auto"/>
        <w:right w:val="none" w:sz="0" w:space="0" w:color="auto"/>
      </w:divBdr>
    </w:div>
    <w:div w:id="1878856704">
      <w:bodyDiv w:val="1"/>
      <w:marLeft w:val="0"/>
      <w:marRight w:val="0"/>
      <w:marTop w:val="0"/>
      <w:marBottom w:val="0"/>
      <w:divBdr>
        <w:top w:val="none" w:sz="0" w:space="0" w:color="auto"/>
        <w:left w:val="none" w:sz="0" w:space="0" w:color="auto"/>
        <w:bottom w:val="none" w:sz="0" w:space="0" w:color="auto"/>
        <w:right w:val="none" w:sz="0" w:space="0" w:color="auto"/>
      </w:divBdr>
    </w:div>
    <w:div w:id="1893540075">
      <w:bodyDiv w:val="1"/>
      <w:marLeft w:val="0"/>
      <w:marRight w:val="0"/>
      <w:marTop w:val="0"/>
      <w:marBottom w:val="0"/>
      <w:divBdr>
        <w:top w:val="none" w:sz="0" w:space="0" w:color="auto"/>
        <w:left w:val="none" w:sz="0" w:space="0" w:color="auto"/>
        <w:bottom w:val="none" w:sz="0" w:space="0" w:color="auto"/>
        <w:right w:val="none" w:sz="0" w:space="0" w:color="auto"/>
      </w:divBdr>
    </w:div>
    <w:div w:id="1895237641">
      <w:bodyDiv w:val="1"/>
      <w:marLeft w:val="0"/>
      <w:marRight w:val="0"/>
      <w:marTop w:val="0"/>
      <w:marBottom w:val="0"/>
      <w:divBdr>
        <w:top w:val="none" w:sz="0" w:space="0" w:color="auto"/>
        <w:left w:val="none" w:sz="0" w:space="0" w:color="auto"/>
        <w:bottom w:val="none" w:sz="0" w:space="0" w:color="auto"/>
        <w:right w:val="none" w:sz="0" w:space="0" w:color="auto"/>
      </w:divBdr>
    </w:div>
    <w:div w:id="1897350479">
      <w:bodyDiv w:val="1"/>
      <w:marLeft w:val="0"/>
      <w:marRight w:val="0"/>
      <w:marTop w:val="0"/>
      <w:marBottom w:val="0"/>
      <w:divBdr>
        <w:top w:val="none" w:sz="0" w:space="0" w:color="auto"/>
        <w:left w:val="none" w:sz="0" w:space="0" w:color="auto"/>
        <w:bottom w:val="none" w:sz="0" w:space="0" w:color="auto"/>
        <w:right w:val="none" w:sz="0" w:space="0" w:color="auto"/>
      </w:divBdr>
    </w:div>
    <w:div w:id="1934706442">
      <w:bodyDiv w:val="1"/>
      <w:marLeft w:val="0"/>
      <w:marRight w:val="0"/>
      <w:marTop w:val="0"/>
      <w:marBottom w:val="0"/>
      <w:divBdr>
        <w:top w:val="none" w:sz="0" w:space="0" w:color="auto"/>
        <w:left w:val="none" w:sz="0" w:space="0" w:color="auto"/>
        <w:bottom w:val="none" w:sz="0" w:space="0" w:color="auto"/>
        <w:right w:val="none" w:sz="0" w:space="0" w:color="auto"/>
      </w:divBdr>
    </w:div>
    <w:div w:id="1947691022">
      <w:bodyDiv w:val="1"/>
      <w:marLeft w:val="0"/>
      <w:marRight w:val="0"/>
      <w:marTop w:val="0"/>
      <w:marBottom w:val="0"/>
      <w:divBdr>
        <w:top w:val="none" w:sz="0" w:space="0" w:color="auto"/>
        <w:left w:val="none" w:sz="0" w:space="0" w:color="auto"/>
        <w:bottom w:val="none" w:sz="0" w:space="0" w:color="auto"/>
        <w:right w:val="none" w:sz="0" w:space="0" w:color="auto"/>
      </w:divBdr>
    </w:div>
    <w:div w:id="1955206467">
      <w:bodyDiv w:val="1"/>
      <w:marLeft w:val="0"/>
      <w:marRight w:val="0"/>
      <w:marTop w:val="0"/>
      <w:marBottom w:val="0"/>
      <w:divBdr>
        <w:top w:val="none" w:sz="0" w:space="0" w:color="auto"/>
        <w:left w:val="none" w:sz="0" w:space="0" w:color="auto"/>
        <w:bottom w:val="none" w:sz="0" w:space="0" w:color="auto"/>
        <w:right w:val="none" w:sz="0" w:space="0" w:color="auto"/>
      </w:divBdr>
    </w:div>
    <w:div w:id="1978874235">
      <w:bodyDiv w:val="1"/>
      <w:marLeft w:val="0"/>
      <w:marRight w:val="0"/>
      <w:marTop w:val="0"/>
      <w:marBottom w:val="0"/>
      <w:divBdr>
        <w:top w:val="none" w:sz="0" w:space="0" w:color="auto"/>
        <w:left w:val="none" w:sz="0" w:space="0" w:color="auto"/>
        <w:bottom w:val="none" w:sz="0" w:space="0" w:color="auto"/>
        <w:right w:val="none" w:sz="0" w:space="0" w:color="auto"/>
      </w:divBdr>
    </w:div>
    <w:div w:id="1995834412">
      <w:bodyDiv w:val="1"/>
      <w:marLeft w:val="0"/>
      <w:marRight w:val="0"/>
      <w:marTop w:val="0"/>
      <w:marBottom w:val="0"/>
      <w:divBdr>
        <w:top w:val="none" w:sz="0" w:space="0" w:color="auto"/>
        <w:left w:val="none" w:sz="0" w:space="0" w:color="auto"/>
        <w:bottom w:val="none" w:sz="0" w:space="0" w:color="auto"/>
        <w:right w:val="none" w:sz="0" w:space="0" w:color="auto"/>
      </w:divBdr>
    </w:div>
    <w:div w:id="1996101953">
      <w:bodyDiv w:val="1"/>
      <w:marLeft w:val="0"/>
      <w:marRight w:val="0"/>
      <w:marTop w:val="0"/>
      <w:marBottom w:val="0"/>
      <w:divBdr>
        <w:top w:val="none" w:sz="0" w:space="0" w:color="auto"/>
        <w:left w:val="none" w:sz="0" w:space="0" w:color="auto"/>
        <w:bottom w:val="none" w:sz="0" w:space="0" w:color="auto"/>
        <w:right w:val="none" w:sz="0" w:space="0" w:color="auto"/>
      </w:divBdr>
    </w:div>
    <w:div w:id="2015380994">
      <w:bodyDiv w:val="1"/>
      <w:marLeft w:val="0"/>
      <w:marRight w:val="0"/>
      <w:marTop w:val="0"/>
      <w:marBottom w:val="0"/>
      <w:divBdr>
        <w:top w:val="none" w:sz="0" w:space="0" w:color="auto"/>
        <w:left w:val="none" w:sz="0" w:space="0" w:color="auto"/>
        <w:bottom w:val="none" w:sz="0" w:space="0" w:color="auto"/>
        <w:right w:val="none" w:sz="0" w:space="0" w:color="auto"/>
      </w:divBdr>
    </w:div>
    <w:div w:id="2033458412">
      <w:bodyDiv w:val="1"/>
      <w:marLeft w:val="0"/>
      <w:marRight w:val="0"/>
      <w:marTop w:val="0"/>
      <w:marBottom w:val="0"/>
      <w:divBdr>
        <w:top w:val="none" w:sz="0" w:space="0" w:color="auto"/>
        <w:left w:val="none" w:sz="0" w:space="0" w:color="auto"/>
        <w:bottom w:val="none" w:sz="0" w:space="0" w:color="auto"/>
        <w:right w:val="none" w:sz="0" w:space="0" w:color="auto"/>
      </w:divBdr>
    </w:div>
    <w:div w:id="2041735732">
      <w:bodyDiv w:val="1"/>
      <w:marLeft w:val="0"/>
      <w:marRight w:val="0"/>
      <w:marTop w:val="0"/>
      <w:marBottom w:val="0"/>
      <w:divBdr>
        <w:top w:val="none" w:sz="0" w:space="0" w:color="auto"/>
        <w:left w:val="none" w:sz="0" w:space="0" w:color="auto"/>
        <w:bottom w:val="none" w:sz="0" w:space="0" w:color="auto"/>
        <w:right w:val="none" w:sz="0" w:space="0" w:color="auto"/>
      </w:divBdr>
    </w:div>
    <w:div w:id="2072851679">
      <w:bodyDiv w:val="1"/>
      <w:marLeft w:val="0"/>
      <w:marRight w:val="0"/>
      <w:marTop w:val="0"/>
      <w:marBottom w:val="0"/>
      <w:divBdr>
        <w:top w:val="none" w:sz="0" w:space="0" w:color="auto"/>
        <w:left w:val="none" w:sz="0" w:space="0" w:color="auto"/>
        <w:bottom w:val="none" w:sz="0" w:space="0" w:color="auto"/>
        <w:right w:val="none" w:sz="0" w:space="0" w:color="auto"/>
      </w:divBdr>
    </w:div>
    <w:div w:id="2073893921">
      <w:bodyDiv w:val="1"/>
      <w:marLeft w:val="0"/>
      <w:marRight w:val="0"/>
      <w:marTop w:val="0"/>
      <w:marBottom w:val="0"/>
      <w:divBdr>
        <w:top w:val="none" w:sz="0" w:space="0" w:color="auto"/>
        <w:left w:val="none" w:sz="0" w:space="0" w:color="auto"/>
        <w:bottom w:val="none" w:sz="0" w:space="0" w:color="auto"/>
        <w:right w:val="none" w:sz="0" w:space="0" w:color="auto"/>
      </w:divBdr>
    </w:div>
    <w:div w:id="2097087514">
      <w:bodyDiv w:val="1"/>
      <w:marLeft w:val="0"/>
      <w:marRight w:val="0"/>
      <w:marTop w:val="0"/>
      <w:marBottom w:val="0"/>
      <w:divBdr>
        <w:top w:val="none" w:sz="0" w:space="0" w:color="auto"/>
        <w:left w:val="none" w:sz="0" w:space="0" w:color="auto"/>
        <w:bottom w:val="none" w:sz="0" w:space="0" w:color="auto"/>
        <w:right w:val="none" w:sz="0" w:space="0" w:color="auto"/>
      </w:divBdr>
    </w:div>
    <w:div w:id="2097943838">
      <w:bodyDiv w:val="1"/>
      <w:marLeft w:val="0"/>
      <w:marRight w:val="0"/>
      <w:marTop w:val="0"/>
      <w:marBottom w:val="0"/>
      <w:divBdr>
        <w:top w:val="none" w:sz="0" w:space="0" w:color="auto"/>
        <w:left w:val="none" w:sz="0" w:space="0" w:color="auto"/>
        <w:bottom w:val="none" w:sz="0" w:space="0" w:color="auto"/>
        <w:right w:val="none" w:sz="0" w:space="0" w:color="auto"/>
      </w:divBdr>
    </w:div>
    <w:div w:id="2099516236">
      <w:bodyDiv w:val="1"/>
      <w:marLeft w:val="0"/>
      <w:marRight w:val="0"/>
      <w:marTop w:val="0"/>
      <w:marBottom w:val="0"/>
      <w:divBdr>
        <w:top w:val="none" w:sz="0" w:space="0" w:color="auto"/>
        <w:left w:val="none" w:sz="0" w:space="0" w:color="auto"/>
        <w:bottom w:val="none" w:sz="0" w:space="0" w:color="auto"/>
        <w:right w:val="none" w:sz="0" w:space="0" w:color="auto"/>
      </w:divBdr>
    </w:div>
    <w:div w:id="2117406548">
      <w:bodyDiv w:val="1"/>
      <w:marLeft w:val="0"/>
      <w:marRight w:val="0"/>
      <w:marTop w:val="0"/>
      <w:marBottom w:val="0"/>
      <w:divBdr>
        <w:top w:val="none" w:sz="0" w:space="0" w:color="auto"/>
        <w:left w:val="none" w:sz="0" w:space="0" w:color="auto"/>
        <w:bottom w:val="none" w:sz="0" w:space="0" w:color="auto"/>
        <w:right w:val="none" w:sz="0" w:space="0" w:color="auto"/>
      </w:divBdr>
    </w:div>
    <w:div w:id="21204427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ribbr.com/citing-sources/cite-a-journal-article/" TargetMode="External"/><Relationship Id="rId2" Type="http://schemas.openxmlformats.org/officeDocument/2006/relationships/hyperlink" Target="https://www.scribbr.com/dissertation/recommendations-in-research/" TargetMode="External"/><Relationship Id="rId1" Type="http://schemas.openxmlformats.org/officeDocument/2006/relationships/hyperlink" Target="https://www.scribbr.com/dissertation/write-conclusion/" TargetMode="External"/><Relationship Id="rId5" Type="http://schemas.openxmlformats.org/officeDocument/2006/relationships/hyperlink" Target="https://www.scribbr.com/citing-sources/cite-a-journal-article/" TargetMode="External"/><Relationship Id="rId4" Type="http://schemas.openxmlformats.org/officeDocument/2006/relationships/hyperlink" Target="https://www.scribbr.com/citing-sources/cite-a-journal-article/"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microsoft.com/office/2007/relationships/diagramDrawing" Target="diagrams/drawing1.xml"/><Relationship Id="rId42" Type="http://schemas.openxmlformats.org/officeDocument/2006/relationships/hyperlink" Target="https://doi.org/10.1007/978-3-319-18305-3_1" TargetMode="External"/><Relationship Id="rId47" Type="http://schemas.openxmlformats.org/officeDocument/2006/relationships/hyperlink" Target="https://doi.org/10.1051/matecconf/201817601033" TargetMode="External"/><Relationship Id="rId63" Type="http://schemas.openxmlformats.org/officeDocument/2006/relationships/hyperlink" Target="https://www.forbes.com/sites/forbesbusinessdevelopmentcouncil/2021/02/11/preparing-for-the-unpredictable-in-food-and-agriculture/" TargetMode="External"/><Relationship Id="rId68" Type="http://schemas.openxmlformats.org/officeDocument/2006/relationships/hyperlink" Target="https://doi.org/10.1016/j.agrformet.2012.05.005" TargetMode="Externa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0.png"/><Relationship Id="rId11" Type="http://schemas.microsoft.com/office/2018/08/relationships/commentsExtensible" Target="commentsExtensible.xml"/><Relationship Id="rId24" Type="http://schemas.openxmlformats.org/officeDocument/2006/relationships/image" Target="media/image5.png"/><Relationship Id="rId32" Type="http://schemas.openxmlformats.org/officeDocument/2006/relationships/hyperlink" Target="https://ideascale.com/blog/what-is-a-decision-tree/" TargetMode="External"/><Relationship Id="rId37" Type="http://schemas.openxmlformats.org/officeDocument/2006/relationships/hyperlink" Target="https://statisticsbyjim.com/regression/root-mean-square-error-rmse/" TargetMode="External"/><Relationship Id="rId40" Type="http://schemas.openxmlformats.org/officeDocument/2006/relationships/hyperlink" Target="https://researchmethod.net/regression-analysis/" TargetMode="External"/><Relationship Id="rId45" Type="http://schemas.openxmlformats.org/officeDocument/2006/relationships/hyperlink" Target="https://arxiv.org/abs/2404.15392" TargetMode="External"/><Relationship Id="rId53" Type="http://schemas.openxmlformats.org/officeDocument/2006/relationships/hyperlink" Target="https://www.researchgate.net/publication/377331491_PEST_CLASSIFICATION_AND_PREDICTION_ANALYZING_THE_IMPACT_OF_WEATHER_TO_PEST_OCCURRENCE_THROUGH_MACHINE_LEARNING" TargetMode="External"/><Relationship Id="rId58" Type="http://schemas.openxmlformats.org/officeDocument/2006/relationships/hyperlink" Target="https://doi.org/10.1007/978-3-031-43605-5_15" TargetMode="External"/><Relationship Id="rId66" Type="http://schemas.openxmlformats.org/officeDocument/2006/relationships/hyperlink" Target="https://doi.org/10.1007/978-3-031-47055-4_6"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3390/agriculture13091855" TargetMode="External"/><Relationship Id="rId19" Type="http://schemas.openxmlformats.org/officeDocument/2006/relationships/diagramQuickStyle" Target="diagrams/quickStyle1.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codecademy.com/article/scikit-learn" TargetMode="External"/><Relationship Id="rId43" Type="http://schemas.openxmlformats.org/officeDocument/2006/relationships/hyperlink" Target="https://arxiv.org/abs/1905.07848" TargetMode="External"/><Relationship Id="rId48" Type="http://schemas.openxmlformats.org/officeDocument/2006/relationships/hyperlink" Target="https://doi.org/10.1007/s00521-024-09679-x" TargetMode="External"/><Relationship Id="rId56" Type="http://schemas.openxmlformats.org/officeDocument/2006/relationships/hyperlink" Target="https://doi.org/10.1093/qopen/qoac030" TargetMode="External"/><Relationship Id="rId64" Type="http://schemas.openxmlformats.org/officeDocument/2006/relationships/hyperlink" Target="https://doi.org/10.3389/fpls.2023.1128388" TargetMode="External"/><Relationship Id="rId69" Type="http://schemas.openxmlformats.org/officeDocument/2006/relationships/hyperlink" Target="https://doi.org/10.1007/978-3-030-49795-8_10" TargetMode="External"/><Relationship Id="rId8" Type="http://schemas.openxmlformats.org/officeDocument/2006/relationships/comments" Target="comments.xml"/><Relationship Id="rId51" Type="http://schemas.openxmlformats.org/officeDocument/2006/relationships/hyperlink" Target="https://www.coursera.org/articles/data-analytics"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diagramData" Target="diagrams/data1.xml"/><Relationship Id="rId25" Type="http://schemas.openxmlformats.org/officeDocument/2006/relationships/image" Target="media/image6.png"/><Relationship Id="rId33" Type="http://schemas.openxmlformats.org/officeDocument/2006/relationships/hyperlink" Target="https://neptune.ai/blog/performance-metrics-in-machine-learning-complete-guide" TargetMode="External"/><Relationship Id="rId38" Type="http://schemas.openxmlformats.org/officeDocument/2006/relationships/hyperlink" Target="https://doi.org/10.1007/978-3-030-56485-8_3" TargetMode="External"/><Relationship Id="rId46" Type="http://schemas.openxmlformats.org/officeDocument/2006/relationships/hyperlink" Target="https://doi.org/10.48084/etasr.6468" TargetMode="External"/><Relationship Id="rId59" Type="http://schemas.openxmlformats.org/officeDocument/2006/relationships/hyperlink" Target="https://doi.org/10.1007/978-3-030-75583-6_18" TargetMode="External"/><Relationship Id="rId67" Type="http://schemas.openxmlformats.org/officeDocument/2006/relationships/hyperlink" Target="https://doi.org/10.1016/j.wace.2015.08.001" TargetMode="External"/><Relationship Id="rId20" Type="http://schemas.openxmlformats.org/officeDocument/2006/relationships/diagramColors" Target="diagrams/colors1.xml"/><Relationship Id="rId41" Type="http://schemas.openxmlformats.org/officeDocument/2006/relationships/hyperlink" Target="https://www.freecodecamp.org/news/what-is-r-squared-r2-value-meaning-and-definition/" TargetMode="External"/><Relationship Id="rId54" Type="http://schemas.openxmlformats.org/officeDocument/2006/relationships/hyperlink" Target="https://www.kansascityfed.org/documents/7023/umberger-paper.pdf" TargetMode="External"/><Relationship Id="rId62" Type="http://schemas.openxmlformats.org/officeDocument/2006/relationships/hyperlink" Target="https://www.psa.gov.ph/content/rice-and-corn-situation-and-outlook-reports" TargetMode="External"/><Relationship Id="rId7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doi.org/10.1007/978-94-009-1900-6_1" TargetMode="External"/><Relationship Id="rId49" Type="http://schemas.openxmlformats.org/officeDocument/2006/relationships/hyperlink" Target="https://doi.org/10.1007/978-981-99-7820-5_36" TargetMode="External"/><Relationship Id="rId57" Type="http://schemas.openxmlformats.org/officeDocument/2006/relationships/hyperlink" Target="https://doi.org/10.1007/s11042-024-18592-3" TargetMode="External"/><Relationship Id="rId10" Type="http://schemas.microsoft.com/office/2016/09/relationships/commentsIds" Target="commentsIds.xml"/><Relationship Id="rId31" Type="http://schemas.openxmlformats.org/officeDocument/2006/relationships/image" Target="media/image12.png"/><Relationship Id="rId44" Type="http://schemas.openxmlformats.org/officeDocument/2006/relationships/hyperlink" Target="https://doi.org/10.3389/fpls.2019.00621" TargetMode="External"/><Relationship Id="rId52" Type="http://schemas.openxmlformats.org/officeDocument/2006/relationships/hyperlink" Target="https://doi.org/10.1007/s40808-023-01723-4" TargetMode="External"/><Relationship Id="rId60" Type="http://schemas.openxmlformats.org/officeDocument/2006/relationships/hyperlink" Target="https://doi.org/10.1038/s41598-024-54354-9" TargetMode="External"/><Relationship Id="rId65" Type="http://schemas.openxmlformats.org/officeDocument/2006/relationships/hyperlink" Target="https://doi.org/10.4038/kjms.v5i1.62" TargetMode="External"/><Relationship Id="rId73"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1.xml"/><Relationship Id="rId18" Type="http://schemas.openxmlformats.org/officeDocument/2006/relationships/diagramLayout" Target="diagrams/layout1.xml"/><Relationship Id="rId39" Type="http://schemas.openxmlformats.org/officeDocument/2006/relationships/hyperlink" Target="https://doi.org/10.1038/s41586-020-2649-2" TargetMode="External"/><Relationship Id="rId34" Type="http://schemas.openxmlformats.org/officeDocument/2006/relationships/hyperlink" Target="https://medium.com/analytics-vidhya/random-forest-classifier-and-its-hyperparameters-8467bec755f6" TargetMode="External"/><Relationship Id="rId50" Type="http://schemas.openxmlformats.org/officeDocument/2006/relationships/hyperlink" Target="https://doi.org/10.1371/journal.pone.0194889" TargetMode="External"/><Relationship Id="rId55" Type="http://schemas.openxmlformats.org/officeDocument/2006/relationships/hyperlink" Target="https://doi.org/10.3390/computers12010010" TargetMode="External"/><Relationship Id="rId7" Type="http://schemas.openxmlformats.org/officeDocument/2006/relationships/endnotes" Target="endnotes.xml"/><Relationship Id="rId7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ECDB82-8EA1-4A9D-8F76-C88A01EB8F65}" type="doc">
      <dgm:prSet loTypeId="urn:microsoft.com/office/officeart/2005/8/layout/bProcess3" loCatId="process" qsTypeId="urn:microsoft.com/office/officeart/2005/8/quickstyle/3d3" qsCatId="3D" csTypeId="urn:microsoft.com/office/officeart/2005/8/colors/accent0_1" csCatId="mainScheme" phldr="1"/>
      <dgm:spPr/>
      <dgm:t>
        <a:bodyPr/>
        <a:lstStyle/>
        <a:p>
          <a:endParaRPr lang="en-US"/>
        </a:p>
      </dgm:t>
    </dgm:pt>
    <dgm:pt modelId="{5F472A0A-7817-40E4-829B-5E3936E40932}">
      <dgm:prSet phldrT="[Text]" custT="1"/>
      <dgm:spPr/>
      <dgm:t>
        <a:bodyPr/>
        <a:lstStyle/>
        <a:p>
          <a:r>
            <a:rPr lang="en-US" sz="1150" dirty="0"/>
            <a:t>Data Collection</a:t>
          </a:r>
        </a:p>
      </dgm:t>
    </dgm:pt>
    <dgm:pt modelId="{8E6F6C06-BE23-49EB-98A8-ABC889C40F9D}" type="parTrans" cxnId="{85FDC814-FABC-4631-AC6B-BA27B2A697DA}">
      <dgm:prSet/>
      <dgm:spPr/>
      <dgm:t>
        <a:bodyPr/>
        <a:lstStyle/>
        <a:p>
          <a:endParaRPr lang="en-US" sz="1150" dirty="0"/>
        </a:p>
      </dgm:t>
    </dgm:pt>
    <dgm:pt modelId="{053A4240-9329-4EAE-93E6-5D68FDFFAD4D}" type="sibTrans" cxnId="{85FDC814-FABC-4631-AC6B-BA27B2A697DA}">
      <dgm:prSet custT="1"/>
      <dgm:spPr/>
      <dgm:t>
        <a:bodyPr/>
        <a:lstStyle/>
        <a:p>
          <a:endParaRPr lang="en-US" sz="1150" dirty="0"/>
        </a:p>
      </dgm:t>
    </dgm:pt>
    <dgm:pt modelId="{580C6D56-E352-4BC5-919B-7D9EBBB171B0}">
      <dgm:prSet phldrT="[Text]" custT="1"/>
      <dgm:spPr/>
      <dgm:t>
        <a:bodyPr/>
        <a:lstStyle/>
        <a:p>
          <a:r>
            <a:rPr lang="en-US" sz="1150" dirty="0"/>
            <a:t>Data Preprocessing</a:t>
          </a:r>
        </a:p>
      </dgm:t>
    </dgm:pt>
    <dgm:pt modelId="{A97AA4A0-58CE-47BF-BE5D-BC20BA52C4B9}" type="parTrans" cxnId="{9DF7B7BC-305F-45E9-BEB6-DA7F597C0913}">
      <dgm:prSet/>
      <dgm:spPr/>
      <dgm:t>
        <a:bodyPr/>
        <a:lstStyle/>
        <a:p>
          <a:endParaRPr lang="en-US" sz="1150" dirty="0"/>
        </a:p>
      </dgm:t>
    </dgm:pt>
    <dgm:pt modelId="{2B267562-1117-419D-A71D-DDAD9F427CF2}" type="sibTrans" cxnId="{9DF7B7BC-305F-45E9-BEB6-DA7F597C0913}">
      <dgm:prSet custT="1"/>
      <dgm:spPr/>
      <dgm:t>
        <a:bodyPr/>
        <a:lstStyle/>
        <a:p>
          <a:endParaRPr lang="en-US" sz="1150" dirty="0"/>
        </a:p>
      </dgm:t>
    </dgm:pt>
    <dgm:pt modelId="{231254FC-8CC0-4E1E-8217-74589E6308FD}">
      <dgm:prSet phldrT="[Text]" custT="1"/>
      <dgm:spPr/>
      <dgm:t>
        <a:bodyPr/>
        <a:lstStyle/>
        <a:p>
          <a:r>
            <a:rPr lang="en-US" sz="1150" dirty="0"/>
            <a:t>Feature Engineering</a:t>
          </a:r>
        </a:p>
      </dgm:t>
    </dgm:pt>
    <dgm:pt modelId="{722C145F-AE2A-4222-9996-B5F92FA8495F}" type="parTrans" cxnId="{0EC0C052-61B5-4CC5-BFDB-4759C7FEBFE7}">
      <dgm:prSet/>
      <dgm:spPr/>
      <dgm:t>
        <a:bodyPr/>
        <a:lstStyle/>
        <a:p>
          <a:endParaRPr lang="en-US" sz="1150" dirty="0"/>
        </a:p>
      </dgm:t>
    </dgm:pt>
    <dgm:pt modelId="{51E8D719-3185-4D76-95B7-394764E1CE50}" type="sibTrans" cxnId="{0EC0C052-61B5-4CC5-BFDB-4759C7FEBFE7}">
      <dgm:prSet custT="1"/>
      <dgm:spPr/>
      <dgm:t>
        <a:bodyPr/>
        <a:lstStyle/>
        <a:p>
          <a:endParaRPr lang="en-US" sz="1150" dirty="0"/>
        </a:p>
      </dgm:t>
    </dgm:pt>
    <dgm:pt modelId="{F7C8A5BD-23E1-4EB8-BC1C-36EDE3A343EA}">
      <dgm:prSet phldrT="[Text]" custT="1"/>
      <dgm:spPr/>
      <dgm:t>
        <a:bodyPr/>
        <a:lstStyle/>
        <a:p>
          <a:r>
            <a:rPr lang="en-US" sz="1150" dirty="0"/>
            <a:t>Model Development and Training</a:t>
          </a:r>
        </a:p>
      </dgm:t>
    </dgm:pt>
    <dgm:pt modelId="{D5FDA14C-79C5-4B6A-A765-8889AAF12B0C}" type="parTrans" cxnId="{F8991EBE-1FBD-41B5-8464-7242321A2C76}">
      <dgm:prSet/>
      <dgm:spPr/>
      <dgm:t>
        <a:bodyPr/>
        <a:lstStyle/>
        <a:p>
          <a:endParaRPr lang="en-US" sz="1150" dirty="0"/>
        </a:p>
      </dgm:t>
    </dgm:pt>
    <dgm:pt modelId="{AD8C7DEC-4D99-4678-89B2-414973E8D783}" type="sibTrans" cxnId="{F8991EBE-1FBD-41B5-8464-7242321A2C76}">
      <dgm:prSet custT="1"/>
      <dgm:spPr/>
      <dgm:t>
        <a:bodyPr/>
        <a:lstStyle/>
        <a:p>
          <a:endParaRPr lang="en-US" sz="1150" dirty="0"/>
        </a:p>
      </dgm:t>
    </dgm:pt>
    <dgm:pt modelId="{1D982701-F102-4BF7-BB54-C1B01C464C07}">
      <dgm:prSet phldrT="[Text]" custT="1"/>
      <dgm:spPr/>
      <dgm:t>
        <a:bodyPr/>
        <a:lstStyle/>
        <a:p>
          <a:r>
            <a:rPr lang="en-US" sz="1150" dirty="0"/>
            <a:t>Model Evaluation</a:t>
          </a:r>
        </a:p>
      </dgm:t>
    </dgm:pt>
    <dgm:pt modelId="{1CEE5521-6866-461C-845A-87CF8EBEE0BD}" type="parTrans" cxnId="{EBD1A823-1902-4A37-B083-D7FF1DD0589B}">
      <dgm:prSet/>
      <dgm:spPr/>
      <dgm:t>
        <a:bodyPr/>
        <a:lstStyle/>
        <a:p>
          <a:endParaRPr lang="en-US" sz="1150" dirty="0"/>
        </a:p>
      </dgm:t>
    </dgm:pt>
    <dgm:pt modelId="{050BA54F-E1E8-416C-8C01-1D3D5FFE543C}" type="sibTrans" cxnId="{EBD1A823-1902-4A37-B083-D7FF1DD0589B}">
      <dgm:prSet custT="1"/>
      <dgm:spPr/>
      <dgm:t>
        <a:bodyPr/>
        <a:lstStyle/>
        <a:p>
          <a:endParaRPr lang="en-US" sz="1150" dirty="0"/>
        </a:p>
      </dgm:t>
    </dgm:pt>
    <dgm:pt modelId="{C01CC048-8AAE-46D5-9666-E2320F2B1653}">
      <dgm:prSet phldrT="[Text]" custT="1"/>
      <dgm:spPr/>
      <dgm:t>
        <a:bodyPr/>
        <a:lstStyle/>
        <a:p>
          <a:r>
            <a:rPr lang="en-US" sz="1150" dirty="0"/>
            <a:t>Detailed Forecast Analysis and Visualization</a:t>
          </a:r>
        </a:p>
      </dgm:t>
    </dgm:pt>
    <dgm:pt modelId="{59AC96F8-3B45-461F-8CB3-91C3677BECC3}" type="parTrans" cxnId="{C7A41D61-307D-4181-ACCF-C1FF79E54E7F}">
      <dgm:prSet/>
      <dgm:spPr/>
      <dgm:t>
        <a:bodyPr/>
        <a:lstStyle/>
        <a:p>
          <a:endParaRPr lang="en-US" sz="1150" dirty="0"/>
        </a:p>
      </dgm:t>
    </dgm:pt>
    <dgm:pt modelId="{7F02CD10-9DE1-4D01-888E-ADF04DBC3DD3}" type="sibTrans" cxnId="{C7A41D61-307D-4181-ACCF-C1FF79E54E7F}">
      <dgm:prSet custT="1"/>
      <dgm:spPr/>
      <dgm:t>
        <a:bodyPr/>
        <a:lstStyle/>
        <a:p>
          <a:endParaRPr lang="en-US" sz="1150" dirty="0"/>
        </a:p>
      </dgm:t>
    </dgm:pt>
    <dgm:pt modelId="{044DCE8E-AE72-4786-8792-C2BBA9BA8371}" type="pres">
      <dgm:prSet presAssocID="{0AECDB82-8EA1-4A9D-8F76-C88A01EB8F65}" presName="Name0" presStyleCnt="0">
        <dgm:presLayoutVars>
          <dgm:dir/>
          <dgm:resizeHandles val="exact"/>
        </dgm:presLayoutVars>
      </dgm:prSet>
      <dgm:spPr/>
    </dgm:pt>
    <dgm:pt modelId="{33F303D3-4482-4099-94AC-EEE4B4768398}" type="pres">
      <dgm:prSet presAssocID="{5F472A0A-7817-40E4-829B-5E3936E40932}" presName="node" presStyleLbl="node1" presStyleIdx="0" presStyleCnt="6">
        <dgm:presLayoutVars>
          <dgm:bulletEnabled val="1"/>
        </dgm:presLayoutVars>
      </dgm:prSet>
      <dgm:spPr/>
    </dgm:pt>
    <dgm:pt modelId="{B6EBCA00-0DB0-45AB-8E33-E9E4EC6A661A}" type="pres">
      <dgm:prSet presAssocID="{053A4240-9329-4EAE-93E6-5D68FDFFAD4D}" presName="sibTrans" presStyleLbl="sibTrans1D1" presStyleIdx="0" presStyleCnt="5"/>
      <dgm:spPr/>
    </dgm:pt>
    <dgm:pt modelId="{3634AE03-E7D8-4BC9-89C2-8E4B7F6AC106}" type="pres">
      <dgm:prSet presAssocID="{053A4240-9329-4EAE-93E6-5D68FDFFAD4D}" presName="connectorText" presStyleLbl="sibTrans1D1" presStyleIdx="0" presStyleCnt="5"/>
      <dgm:spPr/>
    </dgm:pt>
    <dgm:pt modelId="{D7E95750-DA5D-4418-980D-F89F1CF3CF5E}" type="pres">
      <dgm:prSet presAssocID="{580C6D56-E352-4BC5-919B-7D9EBBB171B0}" presName="node" presStyleLbl="node1" presStyleIdx="1" presStyleCnt="6">
        <dgm:presLayoutVars>
          <dgm:bulletEnabled val="1"/>
        </dgm:presLayoutVars>
      </dgm:prSet>
      <dgm:spPr/>
    </dgm:pt>
    <dgm:pt modelId="{D44DAE1A-7F5E-40F6-8C91-2DC0E07E5018}" type="pres">
      <dgm:prSet presAssocID="{2B267562-1117-419D-A71D-DDAD9F427CF2}" presName="sibTrans" presStyleLbl="sibTrans1D1" presStyleIdx="1" presStyleCnt="5"/>
      <dgm:spPr/>
    </dgm:pt>
    <dgm:pt modelId="{F2954427-DA9D-4E68-82BE-59FCC9EE8705}" type="pres">
      <dgm:prSet presAssocID="{2B267562-1117-419D-A71D-DDAD9F427CF2}" presName="connectorText" presStyleLbl="sibTrans1D1" presStyleIdx="1" presStyleCnt="5"/>
      <dgm:spPr/>
    </dgm:pt>
    <dgm:pt modelId="{A6F1628E-9537-46A8-99B0-6ACB058BEA3F}" type="pres">
      <dgm:prSet presAssocID="{231254FC-8CC0-4E1E-8217-74589E6308FD}" presName="node" presStyleLbl="node1" presStyleIdx="2" presStyleCnt="6">
        <dgm:presLayoutVars>
          <dgm:bulletEnabled val="1"/>
        </dgm:presLayoutVars>
      </dgm:prSet>
      <dgm:spPr/>
    </dgm:pt>
    <dgm:pt modelId="{AEEE7CA3-80BC-4502-B9A0-2364AFD36759}" type="pres">
      <dgm:prSet presAssocID="{51E8D719-3185-4D76-95B7-394764E1CE50}" presName="sibTrans" presStyleLbl="sibTrans1D1" presStyleIdx="2" presStyleCnt="5"/>
      <dgm:spPr/>
    </dgm:pt>
    <dgm:pt modelId="{2A6512A7-5B1A-4170-B6C6-CA040F6A05FE}" type="pres">
      <dgm:prSet presAssocID="{51E8D719-3185-4D76-95B7-394764E1CE50}" presName="connectorText" presStyleLbl="sibTrans1D1" presStyleIdx="2" presStyleCnt="5"/>
      <dgm:spPr/>
    </dgm:pt>
    <dgm:pt modelId="{538ABD23-C245-4BF4-A9D5-0EC08812FFD2}" type="pres">
      <dgm:prSet presAssocID="{F7C8A5BD-23E1-4EB8-BC1C-36EDE3A343EA}" presName="node" presStyleLbl="node1" presStyleIdx="3" presStyleCnt="6">
        <dgm:presLayoutVars>
          <dgm:bulletEnabled val="1"/>
        </dgm:presLayoutVars>
      </dgm:prSet>
      <dgm:spPr/>
    </dgm:pt>
    <dgm:pt modelId="{456A4FD6-F7CC-4661-85C9-C7CB6C0B42C5}" type="pres">
      <dgm:prSet presAssocID="{AD8C7DEC-4D99-4678-89B2-414973E8D783}" presName="sibTrans" presStyleLbl="sibTrans1D1" presStyleIdx="3" presStyleCnt="5"/>
      <dgm:spPr/>
    </dgm:pt>
    <dgm:pt modelId="{F49B37BF-8A8D-408E-A3EE-20FFD4F83F32}" type="pres">
      <dgm:prSet presAssocID="{AD8C7DEC-4D99-4678-89B2-414973E8D783}" presName="connectorText" presStyleLbl="sibTrans1D1" presStyleIdx="3" presStyleCnt="5"/>
      <dgm:spPr/>
    </dgm:pt>
    <dgm:pt modelId="{BE85FFBC-DF73-4818-AA36-76A346348BE6}" type="pres">
      <dgm:prSet presAssocID="{1D982701-F102-4BF7-BB54-C1B01C464C07}" presName="node" presStyleLbl="node1" presStyleIdx="4" presStyleCnt="6">
        <dgm:presLayoutVars>
          <dgm:bulletEnabled val="1"/>
        </dgm:presLayoutVars>
      </dgm:prSet>
      <dgm:spPr/>
    </dgm:pt>
    <dgm:pt modelId="{53E615B4-5804-475B-877D-B0CAE6EAB5FE}" type="pres">
      <dgm:prSet presAssocID="{050BA54F-E1E8-416C-8C01-1D3D5FFE543C}" presName="sibTrans" presStyleLbl="sibTrans1D1" presStyleIdx="4" presStyleCnt="5"/>
      <dgm:spPr/>
    </dgm:pt>
    <dgm:pt modelId="{8CA8FE7D-E329-42D5-942D-5F9EDF8B9219}" type="pres">
      <dgm:prSet presAssocID="{050BA54F-E1E8-416C-8C01-1D3D5FFE543C}" presName="connectorText" presStyleLbl="sibTrans1D1" presStyleIdx="4" presStyleCnt="5"/>
      <dgm:spPr/>
    </dgm:pt>
    <dgm:pt modelId="{5716DDD4-27CA-4C6B-B088-81D793DD67E1}" type="pres">
      <dgm:prSet presAssocID="{C01CC048-8AAE-46D5-9666-E2320F2B1653}" presName="node" presStyleLbl="node1" presStyleIdx="5" presStyleCnt="6">
        <dgm:presLayoutVars>
          <dgm:bulletEnabled val="1"/>
        </dgm:presLayoutVars>
      </dgm:prSet>
      <dgm:spPr/>
    </dgm:pt>
  </dgm:ptLst>
  <dgm:cxnLst>
    <dgm:cxn modelId="{ED142701-A5C6-478A-87E5-7273D3D57EB5}" type="presOf" srcId="{F7C8A5BD-23E1-4EB8-BC1C-36EDE3A343EA}" destId="{538ABD23-C245-4BF4-A9D5-0EC08812FFD2}" srcOrd="0" destOrd="0" presId="urn:microsoft.com/office/officeart/2005/8/layout/bProcess3"/>
    <dgm:cxn modelId="{7ACB5009-46FE-4734-9BAF-7D81E5C85019}" type="presOf" srcId="{1D982701-F102-4BF7-BB54-C1B01C464C07}" destId="{BE85FFBC-DF73-4818-AA36-76A346348BE6}" srcOrd="0" destOrd="0" presId="urn:microsoft.com/office/officeart/2005/8/layout/bProcess3"/>
    <dgm:cxn modelId="{85FDC814-FABC-4631-AC6B-BA27B2A697DA}" srcId="{0AECDB82-8EA1-4A9D-8F76-C88A01EB8F65}" destId="{5F472A0A-7817-40E4-829B-5E3936E40932}" srcOrd="0" destOrd="0" parTransId="{8E6F6C06-BE23-49EB-98A8-ABC889C40F9D}" sibTransId="{053A4240-9329-4EAE-93E6-5D68FDFFAD4D}"/>
    <dgm:cxn modelId="{4DAEBF15-4214-4095-8F12-36F126F0DD25}" type="presOf" srcId="{AD8C7DEC-4D99-4678-89B2-414973E8D783}" destId="{456A4FD6-F7CC-4661-85C9-C7CB6C0B42C5}" srcOrd="0" destOrd="0" presId="urn:microsoft.com/office/officeart/2005/8/layout/bProcess3"/>
    <dgm:cxn modelId="{311EFE17-D07D-4A67-9AD0-4601A5D73FCA}" type="presOf" srcId="{5F472A0A-7817-40E4-829B-5E3936E40932}" destId="{33F303D3-4482-4099-94AC-EEE4B4768398}" srcOrd="0" destOrd="0" presId="urn:microsoft.com/office/officeart/2005/8/layout/bProcess3"/>
    <dgm:cxn modelId="{EBD1A823-1902-4A37-B083-D7FF1DD0589B}" srcId="{0AECDB82-8EA1-4A9D-8F76-C88A01EB8F65}" destId="{1D982701-F102-4BF7-BB54-C1B01C464C07}" srcOrd="4" destOrd="0" parTransId="{1CEE5521-6866-461C-845A-87CF8EBEE0BD}" sibTransId="{050BA54F-E1E8-416C-8C01-1D3D5FFE543C}"/>
    <dgm:cxn modelId="{6E676331-FA52-471B-8DF4-8A1E9126C114}" type="presOf" srcId="{053A4240-9329-4EAE-93E6-5D68FDFFAD4D}" destId="{B6EBCA00-0DB0-45AB-8E33-E9E4EC6A661A}" srcOrd="0" destOrd="0" presId="urn:microsoft.com/office/officeart/2005/8/layout/bProcess3"/>
    <dgm:cxn modelId="{C7A41D61-307D-4181-ACCF-C1FF79E54E7F}" srcId="{0AECDB82-8EA1-4A9D-8F76-C88A01EB8F65}" destId="{C01CC048-8AAE-46D5-9666-E2320F2B1653}" srcOrd="5" destOrd="0" parTransId="{59AC96F8-3B45-461F-8CB3-91C3677BECC3}" sibTransId="{7F02CD10-9DE1-4D01-888E-ADF04DBC3DD3}"/>
    <dgm:cxn modelId="{222FFF62-3ADB-482E-AC96-A96CD132D556}" type="presOf" srcId="{2B267562-1117-419D-A71D-DDAD9F427CF2}" destId="{F2954427-DA9D-4E68-82BE-59FCC9EE8705}" srcOrd="1" destOrd="0" presId="urn:microsoft.com/office/officeart/2005/8/layout/bProcess3"/>
    <dgm:cxn modelId="{20E42F68-6DB7-4FA2-AD30-5D2BC60A6040}" type="presOf" srcId="{0AECDB82-8EA1-4A9D-8F76-C88A01EB8F65}" destId="{044DCE8E-AE72-4786-8792-C2BBA9BA8371}" srcOrd="0" destOrd="0" presId="urn:microsoft.com/office/officeart/2005/8/layout/bProcess3"/>
    <dgm:cxn modelId="{A11A134A-9473-43A3-82F5-6394A9E4F185}" type="presOf" srcId="{231254FC-8CC0-4E1E-8217-74589E6308FD}" destId="{A6F1628E-9537-46A8-99B0-6ACB058BEA3F}" srcOrd="0" destOrd="0" presId="urn:microsoft.com/office/officeart/2005/8/layout/bProcess3"/>
    <dgm:cxn modelId="{0EC0C052-61B5-4CC5-BFDB-4759C7FEBFE7}" srcId="{0AECDB82-8EA1-4A9D-8F76-C88A01EB8F65}" destId="{231254FC-8CC0-4E1E-8217-74589E6308FD}" srcOrd="2" destOrd="0" parTransId="{722C145F-AE2A-4222-9996-B5F92FA8495F}" sibTransId="{51E8D719-3185-4D76-95B7-394764E1CE50}"/>
    <dgm:cxn modelId="{AEE6F875-3B77-4B66-A50C-9B952B4D2A12}" type="presOf" srcId="{050BA54F-E1E8-416C-8C01-1D3D5FFE543C}" destId="{8CA8FE7D-E329-42D5-942D-5F9EDF8B9219}" srcOrd="1" destOrd="0" presId="urn:microsoft.com/office/officeart/2005/8/layout/bProcess3"/>
    <dgm:cxn modelId="{D80D1E83-D8D0-44CA-9615-B5780ECBE412}" type="presOf" srcId="{2B267562-1117-419D-A71D-DDAD9F427CF2}" destId="{D44DAE1A-7F5E-40F6-8C91-2DC0E07E5018}" srcOrd="0" destOrd="0" presId="urn:microsoft.com/office/officeart/2005/8/layout/bProcess3"/>
    <dgm:cxn modelId="{36C78E88-1EDA-4835-8CC1-07A5015E6BEC}" type="presOf" srcId="{580C6D56-E352-4BC5-919B-7D9EBBB171B0}" destId="{D7E95750-DA5D-4418-980D-F89F1CF3CF5E}" srcOrd="0" destOrd="0" presId="urn:microsoft.com/office/officeart/2005/8/layout/bProcess3"/>
    <dgm:cxn modelId="{01BF6493-EFCE-414F-AD9A-39F02949CD52}" type="presOf" srcId="{050BA54F-E1E8-416C-8C01-1D3D5FFE543C}" destId="{53E615B4-5804-475B-877D-B0CAE6EAB5FE}" srcOrd="0" destOrd="0" presId="urn:microsoft.com/office/officeart/2005/8/layout/bProcess3"/>
    <dgm:cxn modelId="{2BAEBF99-42D7-41F9-8AB1-3F0CD23B564A}" type="presOf" srcId="{AD8C7DEC-4D99-4678-89B2-414973E8D783}" destId="{F49B37BF-8A8D-408E-A3EE-20FFD4F83F32}" srcOrd="1" destOrd="0" presId="urn:microsoft.com/office/officeart/2005/8/layout/bProcess3"/>
    <dgm:cxn modelId="{D27A6A9F-9523-4101-BE0E-6F1F06FC8333}" type="presOf" srcId="{053A4240-9329-4EAE-93E6-5D68FDFFAD4D}" destId="{3634AE03-E7D8-4BC9-89C2-8E4B7F6AC106}" srcOrd="1" destOrd="0" presId="urn:microsoft.com/office/officeart/2005/8/layout/bProcess3"/>
    <dgm:cxn modelId="{6237A39F-2BB3-4589-9E72-D14361F8619A}" type="presOf" srcId="{51E8D719-3185-4D76-95B7-394764E1CE50}" destId="{2A6512A7-5B1A-4170-B6C6-CA040F6A05FE}" srcOrd="1" destOrd="0" presId="urn:microsoft.com/office/officeart/2005/8/layout/bProcess3"/>
    <dgm:cxn modelId="{FDC754A4-0F8D-4DCB-ABBC-D759566928E6}" type="presOf" srcId="{C01CC048-8AAE-46D5-9666-E2320F2B1653}" destId="{5716DDD4-27CA-4C6B-B088-81D793DD67E1}" srcOrd="0" destOrd="0" presId="urn:microsoft.com/office/officeart/2005/8/layout/bProcess3"/>
    <dgm:cxn modelId="{9DF7B7BC-305F-45E9-BEB6-DA7F597C0913}" srcId="{0AECDB82-8EA1-4A9D-8F76-C88A01EB8F65}" destId="{580C6D56-E352-4BC5-919B-7D9EBBB171B0}" srcOrd="1" destOrd="0" parTransId="{A97AA4A0-58CE-47BF-BE5D-BC20BA52C4B9}" sibTransId="{2B267562-1117-419D-A71D-DDAD9F427CF2}"/>
    <dgm:cxn modelId="{F8991EBE-1FBD-41B5-8464-7242321A2C76}" srcId="{0AECDB82-8EA1-4A9D-8F76-C88A01EB8F65}" destId="{F7C8A5BD-23E1-4EB8-BC1C-36EDE3A343EA}" srcOrd="3" destOrd="0" parTransId="{D5FDA14C-79C5-4B6A-A765-8889AAF12B0C}" sibTransId="{AD8C7DEC-4D99-4678-89B2-414973E8D783}"/>
    <dgm:cxn modelId="{FCA8E3C4-E0AF-42D6-9E37-47CDBD78EC7A}" type="presOf" srcId="{51E8D719-3185-4D76-95B7-394764E1CE50}" destId="{AEEE7CA3-80BC-4502-B9A0-2364AFD36759}" srcOrd="0" destOrd="0" presId="urn:microsoft.com/office/officeart/2005/8/layout/bProcess3"/>
    <dgm:cxn modelId="{347427D2-8A34-4E4E-84EE-32CB17E60686}" type="presParOf" srcId="{044DCE8E-AE72-4786-8792-C2BBA9BA8371}" destId="{33F303D3-4482-4099-94AC-EEE4B4768398}" srcOrd="0" destOrd="0" presId="urn:microsoft.com/office/officeart/2005/8/layout/bProcess3"/>
    <dgm:cxn modelId="{608C5E6C-2393-4C96-9D97-2588B7638655}" type="presParOf" srcId="{044DCE8E-AE72-4786-8792-C2BBA9BA8371}" destId="{B6EBCA00-0DB0-45AB-8E33-E9E4EC6A661A}" srcOrd="1" destOrd="0" presId="urn:microsoft.com/office/officeart/2005/8/layout/bProcess3"/>
    <dgm:cxn modelId="{331FD580-66AA-4C76-8CC2-C2FF96D76719}" type="presParOf" srcId="{B6EBCA00-0DB0-45AB-8E33-E9E4EC6A661A}" destId="{3634AE03-E7D8-4BC9-89C2-8E4B7F6AC106}" srcOrd="0" destOrd="0" presId="urn:microsoft.com/office/officeart/2005/8/layout/bProcess3"/>
    <dgm:cxn modelId="{FC39685A-9A1E-4662-A2FF-C510C7136693}" type="presParOf" srcId="{044DCE8E-AE72-4786-8792-C2BBA9BA8371}" destId="{D7E95750-DA5D-4418-980D-F89F1CF3CF5E}" srcOrd="2" destOrd="0" presId="urn:microsoft.com/office/officeart/2005/8/layout/bProcess3"/>
    <dgm:cxn modelId="{25CEAA48-D45E-48D2-A399-886D62C0E0D0}" type="presParOf" srcId="{044DCE8E-AE72-4786-8792-C2BBA9BA8371}" destId="{D44DAE1A-7F5E-40F6-8C91-2DC0E07E5018}" srcOrd="3" destOrd="0" presId="urn:microsoft.com/office/officeart/2005/8/layout/bProcess3"/>
    <dgm:cxn modelId="{38032CD2-AAFD-432D-831C-C8F8EAC888CF}" type="presParOf" srcId="{D44DAE1A-7F5E-40F6-8C91-2DC0E07E5018}" destId="{F2954427-DA9D-4E68-82BE-59FCC9EE8705}" srcOrd="0" destOrd="0" presId="urn:microsoft.com/office/officeart/2005/8/layout/bProcess3"/>
    <dgm:cxn modelId="{37B0572B-E817-49AC-9A85-E482ECACC8D6}" type="presParOf" srcId="{044DCE8E-AE72-4786-8792-C2BBA9BA8371}" destId="{A6F1628E-9537-46A8-99B0-6ACB058BEA3F}" srcOrd="4" destOrd="0" presId="urn:microsoft.com/office/officeart/2005/8/layout/bProcess3"/>
    <dgm:cxn modelId="{6286FC32-891B-4B09-BC8D-858A756EDBFE}" type="presParOf" srcId="{044DCE8E-AE72-4786-8792-C2BBA9BA8371}" destId="{AEEE7CA3-80BC-4502-B9A0-2364AFD36759}" srcOrd="5" destOrd="0" presId="urn:microsoft.com/office/officeart/2005/8/layout/bProcess3"/>
    <dgm:cxn modelId="{EE563690-D9C9-4D6B-9ACD-B6A17C8CEF4A}" type="presParOf" srcId="{AEEE7CA3-80BC-4502-B9A0-2364AFD36759}" destId="{2A6512A7-5B1A-4170-B6C6-CA040F6A05FE}" srcOrd="0" destOrd="0" presId="urn:microsoft.com/office/officeart/2005/8/layout/bProcess3"/>
    <dgm:cxn modelId="{8BD7F51F-B947-4AE0-B6AA-94D0976AAADB}" type="presParOf" srcId="{044DCE8E-AE72-4786-8792-C2BBA9BA8371}" destId="{538ABD23-C245-4BF4-A9D5-0EC08812FFD2}" srcOrd="6" destOrd="0" presId="urn:microsoft.com/office/officeart/2005/8/layout/bProcess3"/>
    <dgm:cxn modelId="{269D332B-6324-4AA4-86EA-ACBCCDB135BE}" type="presParOf" srcId="{044DCE8E-AE72-4786-8792-C2BBA9BA8371}" destId="{456A4FD6-F7CC-4661-85C9-C7CB6C0B42C5}" srcOrd="7" destOrd="0" presId="urn:microsoft.com/office/officeart/2005/8/layout/bProcess3"/>
    <dgm:cxn modelId="{E92F0BF2-A6CE-45E1-AB48-50566728E688}" type="presParOf" srcId="{456A4FD6-F7CC-4661-85C9-C7CB6C0B42C5}" destId="{F49B37BF-8A8D-408E-A3EE-20FFD4F83F32}" srcOrd="0" destOrd="0" presId="urn:microsoft.com/office/officeart/2005/8/layout/bProcess3"/>
    <dgm:cxn modelId="{07392884-0B92-4235-8752-7419329F654B}" type="presParOf" srcId="{044DCE8E-AE72-4786-8792-C2BBA9BA8371}" destId="{BE85FFBC-DF73-4818-AA36-76A346348BE6}" srcOrd="8" destOrd="0" presId="urn:microsoft.com/office/officeart/2005/8/layout/bProcess3"/>
    <dgm:cxn modelId="{0C7668D6-754C-4490-A4DB-5465551C9E09}" type="presParOf" srcId="{044DCE8E-AE72-4786-8792-C2BBA9BA8371}" destId="{53E615B4-5804-475B-877D-B0CAE6EAB5FE}" srcOrd="9" destOrd="0" presId="urn:microsoft.com/office/officeart/2005/8/layout/bProcess3"/>
    <dgm:cxn modelId="{EE2CAEE4-CCDF-4A66-91CB-6266EF286BBB}" type="presParOf" srcId="{53E615B4-5804-475B-877D-B0CAE6EAB5FE}" destId="{8CA8FE7D-E329-42D5-942D-5F9EDF8B9219}" srcOrd="0" destOrd="0" presId="urn:microsoft.com/office/officeart/2005/8/layout/bProcess3"/>
    <dgm:cxn modelId="{C6B86ED5-42D8-4D6D-BF50-01E031102E9D}" type="presParOf" srcId="{044DCE8E-AE72-4786-8792-C2BBA9BA8371}" destId="{5716DDD4-27CA-4C6B-B088-81D793DD67E1}" srcOrd="10" destOrd="0" presId="urn:microsoft.com/office/officeart/2005/8/layout/bProcess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EBCA00-0DB0-45AB-8E33-E9E4EC6A661A}">
      <dsp:nvSpPr>
        <dsp:cNvPr id="0" name=""/>
        <dsp:cNvSpPr/>
      </dsp:nvSpPr>
      <dsp:spPr>
        <a:xfrm>
          <a:off x="1606993" y="377196"/>
          <a:ext cx="293404" cy="91440"/>
        </a:xfrm>
        <a:custGeom>
          <a:avLst/>
          <a:gdLst/>
          <a:ahLst/>
          <a:cxnLst/>
          <a:rect l="0" t="0" r="0" b="0"/>
          <a:pathLst>
            <a:path>
              <a:moveTo>
                <a:pt x="0" y="45720"/>
              </a:moveTo>
              <a:lnTo>
                <a:pt x="293404" y="45720"/>
              </a:lnTo>
            </a:path>
          </a:pathLst>
        </a:custGeom>
        <a:noFill/>
        <a:ln w="9525" cap="flat" cmpd="sng" algn="ctr">
          <a:solidFill>
            <a:schemeClr val="dk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11175">
            <a:lnSpc>
              <a:spcPct val="90000"/>
            </a:lnSpc>
            <a:spcBef>
              <a:spcPct val="0"/>
            </a:spcBef>
            <a:spcAft>
              <a:spcPct val="35000"/>
            </a:spcAft>
            <a:buNone/>
          </a:pPr>
          <a:endParaRPr lang="en-US" sz="1150" kern="1200" dirty="0"/>
        </a:p>
      </dsp:txBody>
      <dsp:txXfrm>
        <a:off x="1745595" y="421296"/>
        <a:ext cx="16200" cy="3240"/>
      </dsp:txXfrm>
    </dsp:sp>
    <dsp:sp modelId="{33F303D3-4482-4099-94AC-EEE4B4768398}">
      <dsp:nvSpPr>
        <dsp:cNvPr id="0" name=""/>
        <dsp:cNvSpPr/>
      </dsp:nvSpPr>
      <dsp:spPr>
        <a:xfrm>
          <a:off x="200078" y="302"/>
          <a:ext cx="1408714" cy="845228"/>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11175">
            <a:lnSpc>
              <a:spcPct val="90000"/>
            </a:lnSpc>
            <a:spcBef>
              <a:spcPct val="0"/>
            </a:spcBef>
            <a:spcAft>
              <a:spcPct val="35000"/>
            </a:spcAft>
            <a:buNone/>
          </a:pPr>
          <a:r>
            <a:rPr lang="en-US" sz="1150" kern="1200" dirty="0"/>
            <a:t>Data Collection</a:t>
          </a:r>
        </a:p>
      </dsp:txBody>
      <dsp:txXfrm>
        <a:off x="200078" y="302"/>
        <a:ext cx="1408714" cy="845228"/>
      </dsp:txXfrm>
    </dsp:sp>
    <dsp:sp modelId="{D44DAE1A-7F5E-40F6-8C91-2DC0E07E5018}">
      <dsp:nvSpPr>
        <dsp:cNvPr id="0" name=""/>
        <dsp:cNvSpPr/>
      </dsp:nvSpPr>
      <dsp:spPr>
        <a:xfrm>
          <a:off x="3339712" y="377196"/>
          <a:ext cx="293404" cy="91440"/>
        </a:xfrm>
        <a:custGeom>
          <a:avLst/>
          <a:gdLst/>
          <a:ahLst/>
          <a:cxnLst/>
          <a:rect l="0" t="0" r="0" b="0"/>
          <a:pathLst>
            <a:path>
              <a:moveTo>
                <a:pt x="0" y="45720"/>
              </a:moveTo>
              <a:lnTo>
                <a:pt x="293404" y="45720"/>
              </a:lnTo>
            </a:path>
          </a:pathLst>
        </a:custGeom>
        <a:noFill/>
        <a:ln w="9525" cap="flat" cmpd="sng" algn="ctr">
          <a:solidFill>
            <a:schemeClr val="dk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11175">
            <a:lnSpc>
              <a:spcPct val="90000"/>
            </a:lnSpc>
            <a:spcBef>
              <a:spcPct val="0"/>
            </a:spcBef>
            <a:spcAft>
              <a:spcPct val="35000"/>
            </a:spcAft>
            <a:buNone/>
          </a:pPr>
          <a:endParaRPr lang="en-US" sz="1150" kern="1200" dirty="0"/>
        </a:p>
      </dsp:txBody>
      <dsp:txXfrm>
        <a:off x="3478314" y="421296"/>
        <a:ext cx="16200" cy="3240"/>
      </dsp:txXfrm>
    </dsp:sp>
    <dsp:sp modelId="{D7E95750-DA5D-4418-980D-F89F1CF3CF5E}">
      <dsp:nvSpPr>
        <dsp:cNvPr id="0" name=""/>
        <dsp:cNvSpPr/>
      </dsp:nvSpPr>
      <dsp:spPr>
        <a:xfrm>
          <a:off x="1932797" y="302"/>
          <a:ext cx="1408714" cy="845228"/>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11175">
            <a:lnSpc>
              <a:spcPct val="90000"/>
            </a:lnSpc>
            <a:spcBef>
              <a:spcPct val="0"/>
            </a:spcBef>
            <a:spcAft>
              <a:spcPct val="35000"/>
            </a:spcAft>
            <a:buNone/>
          </a:pPr>
          <a:r>
            <a:rPr lang="en-US" sz="1150" kern="1200" dirty="0"/>
            <a:t>Data Preprocessing</a:t>
          </a:r>
        </a:p>
      </dsp:txBody>
      <dsp:txXfrm>
        <a:off x="1932797" y="302"/>
        <a:ext cx="1408714" cy="845228"/>
      </dsp:txXfrm>
    </dsp:sp>
    <dsp:sp modelId="{AEEE7CA3-80BC-4502-B9A0-2364AFD36759}">
      <dsp:nvSpPr>
        <dsp:cNvPr id="0" name=""/>
        <dsp:cNvSpPr/>
      </dsp:nvSpPr>
      <dsp:spPr>
        <a:xfrm>
          <a:off x="904436" y="843730"/>
          <a:ext cx="3465437" cy="293404"/>
        </a:xfrm>
        <a:custGeom>
          <a:avLst/>
          <a:gdLst/>
          <a:ahLst/>
          <a:cxnLst/>
          <a:rect l="0" t="0" r="0" b="0"/>
          <a:pathLst>
            <a:path>
              <a:moveTo>
                <a:pt x="3465437" y="0"/>
              </a:moveTo>
              <a:lnTo>
                <a:pt x="3465437" y="163802"/>
              </a:lnTo>
              <a:lnTo>
                <a:pt x="0" y="163802"/>
              </a:lnTo>
              <a:lnTo>
                <a:pt x="0" y="293404"/>
              </a:lnTo>
            </a:path>
          </a:pathLst>
        </a:custGeom>
        <a:noFill/>
        <a:ln w="9525" cap="flat" cmpd="sng" algn="ctr">
          <a:solidFill>
            <a:schemeClr val="dk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11175">
            <a:lnSpc>
              <a:spcPct val="90000"/>
            </a:lnSpc>
            <a:spcBef>
              <a:spcPct val="0"/>
            </a:spcBef>
            <a:spcAft>
              <a:spcPct val="35000"/>
            </a:spcAft>
            <a:buNone/>
          </a:pPr>
          <a:endParaRPr lang="en-US" sz="1150" kern="1200" dirty="0"/>
        </a:p>
      </dsp:txBody>
      <dsp:txXfrm>
        <a:off x="2550141" y="988812"/>
        <a:ext cx="174027" cy="3240"/>
      </dsp:txXfrm>
    </dsp:sp>
    <dsp:sp modelId="{A6F1628E-9537-46A8-99B0-6ACB058BEA3F}">
      <dsp:nvSpPr>
        <dsp:cNvPr id="0" name=""/>
        <dsp:cNvSpPr/>
      </dsp:nvSpPr>
      <dsp:spPr>
        <a:xfrm>
          <a:off x="3665516" y="302"/>
          <a:ext cx="1408714" cy="845228"/>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11175">
            <a:lnSpc>
              <a:spcPct val="90000"/>
            </a:lnSpc>
            <a:spcBef>
              <a:spcPct val="0"/>
            </a:spcBef>
            <a:spcAft>
              <a:spcPct val="35000"/>
            </a:spcAft>
            <a:buNone/>
          </a:pPr>
          <a:r>
            <a:rPr lang="en-US" sz="1150" kern="1200" dirty="0"/>
            <a:t>Feature Engineering</a:t>
          </a:r>
        </a:p>
      </dsp:txBody>
      <dsp:txXfrm>
        <a:off x="3665516" y="302"/>
        <a:ext cx="1408714" cy="845228"/>
      </dsp:txXfrm>
    </dsp:sp>
    <dsp:sp modelId="{456A4FD6-F7CC-4661-85C9-C7CB6C0B42C5}">
      <dsp:nvSpPr>
        <dsp:cNvPr id="0" name=""/>
        <dsp:cNvSpPr/>
      </dsp:nvSpPr>
      <dsp:spPr>
        <a:xfrm>
          <a:off x="1606993" y="1546429"/>
          <a:ext cx="293404" cy="91440"/>
        </a:xfrm>
        <a:custGeom>
          <a:avLst/>
          <a:gdLst/>
          <a:ahLst/>
          <a:cxnLst/>
          <a:rect l="0" t="0" r="0" b="0"/>
          <a:pathLst>
            <a:path>
              <a:moveTo>
                <a:pt x="0" y="45720"/>
              </a:moveTo>
              <a:lnTo>
                <a:pt x="293404" y="45720"/>
              </a:lnTo>
            </a:path>
          </a:pathLst>
        </a:custGeom>
        <a:noFill/>
        <a:ln w="9525" cap="flat" cmpd="sng" algn="ctr">
          <a:solidFill>
            <a:schemeClr val="dk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11175">
            <a:lnSpc>
              <a:spcPct val="90000"/>
            </a:lnSpc>
            <a:spcBef>
              <a:spcPct val="0"/>
            </a:spcBef>
            <a:spcAft>
              <a:spcPct val="35000"/>
            </a:spcAft>
            <a:buNone/>
          </a:pPr>
          <a:endParaRPr lang="en-US" sz="1150" kern="1200" dirty="0"/>
        </a:p>
      </dsp:txBody>
      <dsp:txXfrm>
        <a:off x="1745595" y="1590529"/>
        <a:ext cx="16200" cy="3240"/>
      </dsp:txXfrm>
    </dsp:sp>
    <dsp:sp modelId="{538ABD23-C245-4BF4-A9D5-0EC08812FFD2}">
      <dsp:nvSpPr>
        <dsp:cNvPr id="0" name=""/>
        <dsp:cNvSpPr/>
      </dsp:nvSpPr>
      <dsp:spPr>
        <a:xfrm>
          <a:off x="200078" y="1169535"/>
          <a:ext cx="1408714" cy="845228"/>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11175">
            <a:lnSpc>
              <a:spcPct val="90000"/>
            </a:lnSpc>
            <a:spcBef>
              <a:spcPct val="0"/>
            </a:spcBef>
            <a:spcAft>
              <a:spcPct val="35000"/>
            </a:spcAft>
            <a:buNone/>
          </a:pPr>
          <a:r>
            <a:rPr lang="en-US" sz="1150" kern="1200" dirty="0"/>
            <a:t>Model Development and Training</a:t>
          </a:r>
        </a:p>
      </dsp:txBody>
      <dsp:txXfrm>
        <a:off x="200078" y="1169535"/>
        <a:ext cx="1408714" cy="845228"/>
      </dsp:txXfrm>
    </dsp:sp>
    <dsp:sp modelId="{53E615B4-5804-475B-877D-B0CAE6EAB5FE}">
      <dsp:nvSpPr>
        <dsp:cNvPr id="0" name=""/>
        <dsp:cNvSpPr/>
      </dsp:nvSpPr>
      <dsp:spPr>
        <a:xfrm>
          <a:off x="3339712" y="1546429"/>
          <a:ext cx="293404" cy="91440"/>
        </a:xfrm>
        <a:custGeom>
          <a:avLst/>
          <a:gdLst/>
          <a:ahLst/>
          <a:cxnLst/>
          <a:rect l="0" t="0" r="0" b="0"/>
          <a:pathLst>
            <a:path>
              <a:moveTo>
                <a:pt x="0" y="45720"/>
              </a:moveTo>
              <a:lnTo>
                <a:pt x="293404" y="45720"/>
              </a:lnTo>
            </a:path>
          </a:pathLst>
        </a:custGeom>
        <a:noFill/>
        <a:ln w="9525" cap="flat" cmpd="sng" algn="ctr">
          <a:solidFill>
            <a:schemeClr val="dk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11175">
            <a:lnSpc>
              <a:spcPct val="90000"/>
            </a:lnSpc>
            <a:spcBef>
              <a:spcPct val="0"/>
            </a:spcBef>
            <a:spcAft>
              <a:spcPct val="35000"/>
            </a:spcAft>
            <a:buNone/>
          </a:pPr>
          <a:endParaRPr lang="en-US" sz="1150" kern="1200" dirty="0"/>
        </a:p>
      </dsp:txBody>
      <dsp:txXfrm>
        <a:off x="3478314" y="1590529"/>
        <a:ext cx="16200" cy="3240"/>
      </dsp:txXfrm>
    </dsp:sp>
    <dsp:sp modelId="{BE85FFBC-DF73-4818-AA36-76A346348BE6}">
      <dsp:nvSpPr>
        <dsp:cNvPr id="0" name=""/>
        <dsp:cNvSpPr/>
      </dsp:nvSpPr>
      <dsp:spPr>
        <a:xfrm>
          <a:off x="1932797" y="1169535"/>
          <a:ext cx="1408714" cy="845228"/>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11175">
            <a:lnSpc>
              <a:spcPct val="90000"/>
            </a:lnSpc>
            <a:spcBef>
              <a:spcPct val="0"/>
            </a:spcBef>
            <a:spcAft>
              <a:spcPct val="35000"/>
            </a:spcAft>
            <a:buNone/>
          </a:pPr>
          <a:r>
            <a:rPr lang="en-US" sz="1150" kern="1200" dirty="0"/>
            <a:t>Model Evaluation</a:t>
          </a:r>
        </a:p>
      </dsp:txBody>
      <dsp:txXfrm>
        <a:off x="1932797" y="1169535"/>
        <a:ext cx="1408714" cy="845228"/>
      </dsp:txXfrm>
    </dsp:sp>
    <dsp:sp modelId="{5716DDD4-27CA-4C6B-B088-81D793DD67E1}">
      <dsp:nvSpPr>
        <dsp:cNvPr id="0" name=""/>
        <dsp:cNvSpPr/>
      </dsp:nvSpPr>
      <dsp:spPr>
        <a:xfrm>
          <a:off x="3665516" y="1169535"/>
          <a:ext cx="1408714" cy="845228"/>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11175">
            <a:lnSpc>
              <a:spcPct val="90000"/>
            </a:lnSpc>
            <a:spcBef>
              <a:spcPct val="0"/>
            </a:spcBef>
            <a:spcAft>
              <a:spcPct val="35000"/>
            </a:spcAft>
            <a:buNone/>
          </a:pPr>
          <a:r>
            <a:rPr lang="en-US" sz="1150" kern="1200" dirty="0"/>
            <a:t>Detailed Forecast Analysis and Visualization</a:t>
          </a:r>
        </a:p>
      </dsp:txBody>
      <dsp:txXfrm>
        <a:off x="3665516" y="1169535"/>
        <a:ext cx="1408714" cy="845228"/>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CE64D12DDA846FF872486319C38C765"/>
        <w:category>
          <w:name w:val="General"/>
          <w:gallery w:val="placeholder"/>
        </w:category>
        <w:types>
          <w:type w:val="bbPlcHdr"/>
        </w:types>
        <w:behaviors>
          <w:behavior w:val="content"/>
        </w:behaviors>
        <w:guid w:val="{D03B118F-4A06-41D2-A332-7822521B2D29}"/>
      </w:docPartPr>
      <w:docPartBody>
        <w:p w:rsidR="00D62BA7" w:rsidRDefault="00B23467">
          <w:pPr>
            <w:pStyle w:val="4CE64D12DDA846FF872486319C38C765"/>
          </w:pPr>
          <w:r w:rsidRPr="0086564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BA7"/>
    <w:rsid w:val="000133D6"/>
    <w:rsid w:val="0001666A"/>
    <w:rsid w:val="000340FD"/>
    <w:rsid w:val="00047CB1"/>
    <w:rsid w:val="00061AB1"/>
    <w:rsid w:val="0006698F"/>
    <w:rsid w:val="000D7A13"/>
    <w:rsid w:val="00103575"/>
    <w:rsid w:val="00123FB2"/>
    <w:rsid w:val="00137252"/>
    <w:rsid w:val="001452CE"/>
    <w:rsid w:val="00147E53"/>
    <w:rsid w:val="0016402E"/>
    <w:rsid w:val="001657A6"/>
    <w:rsid w:val="00171E99"/>
    <w:rsid w:val="001815E6"/>
    <w:rsid w:val="00194BB8"/>
    <w:rsid w:val="001950AD"/>
    <w:rsid w:val="001E03D8"/>
    <w:rsid w:val="001F4D8A"/>
    <w:rsid w:val="001F7C35"/>
    <w:rsid w:val="0024604D"/>
    <w:rsid w:val="00272502"/>
    <w:rsid w:val="002801ED"/>
    <w:rsid w:val="002B0B1A"/>
    <w:rsid w:val="002E76E0"/>
    <w:rsid w:val="00306AC2"/>
    <w:rsid w:val="00311926"/>
    <w:rsid w:val="00367BC7"/>
    <w:rsid w:val="0037509C"/>
    <w:rsid w:val="00381C79"/>
    <w:rsid w:val="00383226"/>
    <w:rsid w:val="00395B7B"/>
    <w:rsid w:val="003D044B"/>
    <w:rsid w:val="003D16C7"/>
    <w:rsid w:val="003D3727"/>
    <w:rsid w:val="003E7C1B"/>
    <w:rsid w:val="00400440"/>
    <w:rsid w:val="0040080C"/>
    <w:rsid w:val="00413B49"/>
    <w:rsid w:val="00430E9A"/>
    <w:rsid w:val="00463210"/>
    <w:rsid w:val="004C2D6C"/>
    <w:rsid w:val="004C7694"/>
    <w:rsid w:val="004D3796"/>
    <w:rsid w:val="004F1B1A"/>
    <w:rsid w:val="004F2617"/>
    <w:rsid w:val="004F606E"/>
    <w:rsid w:val="004F6C5E"/>
    <w:rsid w:val="0052562D"/>
    <w:rsid w:val="0052591B"/>
    <w:rsid w:val="00545AC9"/>
    <w:rsid w:val="00567313"/>
    <w:rsid w:val="005910B2"/>
    <w:rsid w:val="00595C14"/>
    <w:rsid w:val="005A7005"/>
    <w:rsid w:val="005E24FE"/>
    <w:rsid w:val="005E4775"/>
    <w:rsid w:val="0060474E"/>
    <w:rsid w:val="006113DB"/>
    <w:rsid w:val="00613155"/>
    <w:rsid w:val="00626237"/>
    <w:rsid w:val="006532A4"/>
    <w:rsid w:val="00696F32"/>
    <w:rsid w:val="006E2573"/>
    <w:rsid w:val="006E5CFF"/>
    <w:rsid w:val="00723D9C"/>
    <w:rsid w:val="00753EAB"/>
    <w:rsid w:val="007668A5"/>
    <w:rsid w:val="00777038"/>
    <w:rsid w:val="00791048"/>
    <w:rsid w:val="00794D1B"/>
    <w:rsid w:val="00795B3D"/>
    <w:rsid w:val="007A59A7"/>
    <w:rsid w:val="007B657A"/>
    <w:rsid w:val="007E17B2"/>
    <w:rsid w:val="007E475C"/>
    <w:rsid w:val="00800CCE"/>
    <w:rsid w:val="00804798"/>
    <w:rsid w:val="00812A85"/>
    <w:rsid w:val="0081743D"/>
    <w:rsid w:val="00830D28"/>
    <w:rsid w:val="00833822"/>
    <w:rsid w:val="00844993"/>
    <w:rsid w:val="00850658"/>
    <w:rsid w:val="00852233"/>
    <w:rsid w:val="00864A1A"/>
    <w:rsid w:val="00866519"/>
    <w:rsid w:val="00890200"/>
    <w:rsid w:val="008B734C"/>
    <w:rsid w:val="008E79AA"/>
    <w:rsid w:val="008F1F74"/>
    <w:rsid w:val="00946D66"/>
    <w:rsid w:val="00954EA0"/>
    <w:rsid w:val="00957D92"/>
    <w:rsid w:val="00A25BA1"/>
    <w:rsid w:val="00A31675"/>
    <w:rsid w:val="00A6229E"/>
    <w:rsid w:val="00A8719D"/>
    <w:rsid w:val="00B069C9"/>
    <w:rsid w:val="00B23467"/>
    <w:rsid w:val="00B2354E"/>
    <w:rsid w:val="00B520AC"/>
    <w:rsid w:val="00B7455A"/>
    <w:rsid w:val="00B8028B"/>
    <w:rsid w:val="00B83A06"/>
    <w:rsid w:val="00BC0573"/>
    <w:rsid w:val="00BF71F5"/>
    <w:rsid w:val="00C202C3"/>
    <w:rsid w:val="00CB4BF8"/>
    <w:rsid w:val="00CB6B4A"/>
    <w:rsid w:val="00CD2C65"/>
    <w:rsid w:val="00CD6856"/>
    <w:rsid w:val="00CE14DF"/>
    <w:rsid w:val="00CE3FA8"/>
    <w:rsid w:val="00D003B9"/>
    <w:rsid w:val="00D06C86"/>
    <w:rsid w:val="00D17EC4"/>
    <w:rsid w:val="00D62BA7"/>
    <w:rsid w:val="00D7503F"/>
    <w:rsid w:val="00DC1005"/>
    <w:rsid w:val="00DD667C"/>
    <w:rsid w:val="00E57BE4"/>
    <w:rsid w:val="00E63896"/>
    <w:rsid w:val="00EB555E"/>
    <w:rsid w:val="00EE1A08"/>
    <w:rsid w:val="00EE25AC"/>
    <w:rsid w:val="00EF4C5A"/>
    <w:rsid w:val="00F03215"/>
    <w:rsid w:val="00F0654C"/>
    <w:rsid w:val="00F10DD4"/>
    <w:rsid w:val="00F171D8"/>
    <w:rsid w:val="00F639B0"/>
    <w:rsid w:val="00FC0243"/>
    <w:rsid w:val="00FD19C6"/>
    <w:rsid w:val="00FE7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4D8A"/>
    <w:rPr>
      <w:color w:val="808080"/>
    </w:rPr>
  </w:style>
  <w:style w:type="paragraph" w:customStyle="1" w:styleId="4CE64D12DDA846FF872486319C38C765">
    <w:name w:val="4CE64D12DDA846FF872486319C38C7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6BD082-A927-4BD5-9F0C-C53018A1277D}">
  <we:reference id="wa200005502" version="1.0.0.11" store="en-US" storeType="OMEX"/>
  <we:alternateReferences>
    <we:reference id="WA200005502" version="1.0.0.11" store="" storeType="OMEX"/>
  </we:alternateReferences>
  <we:properties>
    <we:property name="docId" value="&quot;yELLKn-nLxf5EQC185DPw&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3C1E6-8598-4776-827F-D607CEF44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52</Pages>
  <Words>9916</Words>
  <Characters>56522</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Long-Term Palay and Corn Crop Yield Forecasting in the Philippines Using Machine Learning</vt:lpstr>
    </vt:vector>
  </TitlesOfParts>
  <Company/>
  <LinksUpToDate>false</LinksUpToDate>
  <CharactersWithSpaces>66306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Long-Term Palay and Corn Crop Yield Forecasting in the Philippines Using Machine Learning</dc:title>
  <dc:subject/>
  <dc:creator>Earl Peter G</dc:creator>
  <cp:keywords/>
  <dc:description/>
  <cp:lastModifiedBy>Harold Tacastacas</cp:lastModifiedBy>
  <cp:revision>6</cp:revision>
  <dcterms:created xsi:type="dcterms:W3CDTF">2024-11-12T17:41:00Z</dcterms:created>
  <dcterms:modified xsi:type="dcterms:W3CDTF">2024-11-12T19:37:00Z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15c2a8aace1beb9fbd208e6bd2d6a06a20f252ccd80c82a8ed9a8360a824259e</vt:lpwstr>
  </property>
</Properties>
</file>